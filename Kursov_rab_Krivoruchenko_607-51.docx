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D2C" w:rsidRPr="00305D40" w:rsidRDefault="00AE0D2C" w:rsidP="00BD1E0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БУ ВО «СУРГУТСКИЙ ГОСУДАРСТВЕННЫЙ УНИВЕРСИТЕТ</w:t>
      </w:r>
    </w:p>
    <w:p w:rsidR="00AE0D2C" w:rsidRPr="00305D40" w:rsidRDefault="00AE0D2C" w:rsidP="00BD1E0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Ханты-Мансийского автономного округа - Югры» </w:t>
      </w:r>
    </w:p>
    <w:p w:rsidR="00AE0D2C" w:rsidRPr="00305D40" w:rsidRDefault="00AE0D2C" w:rsidP="00BD1E0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Политехнический институт</w:t>
      </w:r>
    </w:p>
    <w:p w:rsidR="00AE0D2C" w:rsidRPr="00305D40" w:rsidRDefault="00AE0D2C" w:rsidP="00BD1E01">
      <w:pPr>
        <w:pBdr>
          <w:bottom w:val="thinThickSmallGap" w:sz="24" w:space="0" w:color="auto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E0D2C" w:rsidRPr="00305D40" w:rsidRDefault="00AE0D2C" w:rsidP="00BD1E0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763C65" w:rsidP="00BD1E0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информатики и вычислительной техники</w:t>
      </w:r>
      <w:r w:rsidR="00AE0D2C"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E0D2C" w:rsidRPr="00305D40" w:rsidRDefault="00AE0D2C" w:rsidP="00BD1E0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063351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 комиссией кафедры </w:t>
      </w:r>
    </w:p>
    <w:p w:rsidR="00AE0D2C" w:rsidRPr="00305D40" w:rsidRDefault="00AE0D2C" w:rsidP="00063351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«____»____________2019 года</w:t>
      </w:r>
    </w:p>
    <w:p w:rsidR="00AE0D2C" w:rsidRPr="00305D40" w:rsidRDefault="00AE0D2C" w:rsidP="00063351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ИВТ</w:t>
      </w:r>
    </w:p>
    <w:p w:rsidR="00AE0D2C" w:rsidRPr="00305D40" w:rsidRDefault="00AE0D2C" w:rsidP="00063351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______________В.С. Микшина</w:t>
      </w:r>
    </w:p>
    <w:p w:rsidR="00AE0D2C" w:rsidRPr="00305D40" w:rsidRDefault="00AE0D2C" w:rsidP="00063351">
      <w:pPr>
        <w:tabs>
          <w:tab w:val="left" w:pos="8184"/>
        </w:tabs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AE0D2C" w:rsidRPr="00305D40" w:rsidRDefault="00AE0D2C" w:rsidP="00063351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063351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06335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E0D2C" w:rsidRPr="00305D40" w:rsidRDefault="00AE0D2C" w:rsidP="000633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AE0D2C" w:rsidRPr="00305D40" w:rsidRDefault="00AE0D2C" w:rsidP="000633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«Методы и средства проектирования информационных систем и технологий»</w:t>
      </w:r>
    </w:p>
    <w:p w:rsidR="00AE0D2C" w:rsidRPr="00305D40" w:rsidRDefault="00F97741" w:rsidP="00F97741">
      <w:pPr>
        <w:tabs>
          <w:tab w:val="left" w:pos="57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теме: «Проектирование информационной системы мобильного клиентского приложения по созданию меню на основе индивидуальных параметров пользователя»</w:t>
      </w:r>
    </w:p>
    <w:p w:rsidR="00AE0D2C" w:rsidRPr="00305D40" w:rsidRDefault="00AE0D2C" w:rsidP="00BD1E01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F97741">
      <w:pPr>
        <w:tabs>
          <w:tab w:val="left" w:pos="57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607-51: 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 </w:t>
      </w:r>
      <w:r w:rsidR="0078686F"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 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А.Н. Криворученко</w:t>
      </w:r>
    </w:p>
    <w:p w:rsidR="00AE0D2C" w:rsidRPr="00305D40" w:rsidRDefault="00AE0D2C" w:rsidP="00BD1E01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F97741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 w:rsidR="0078686F"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А.А. Егоров</w:t>
      </w:r>
    </w:p>
    <w:p w:rsidR="00AE0D2C" w:rsidRPr="00305D40" w:rsidRDefault="00730949" w:rsidP="00F97741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</w:t>
      </w:r>
    </w:p>
    <w:p w:rsidR="00AE0D2C" w:rsidRPr="00305D40" w:rsidRDefault="00AE0D2C" w:rsidP="00C1387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0D2C" w:rsidRPr="00305D40" w:rsidRDefault="00AE0D2C" w:rsidP="00BD1E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3351" w:rsidRPr="00305D40" w:rsidRDefault="00063351" w:rsidP="00BD1E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3C65" w:rsidRPr="00305D40" w:rsidRDefault="00763C65" w:rsidP="00BD1E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73D4" w:rsidRPr="00305D40" w:rsidRDefault="00AE0D2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Сургут, 2019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652757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54C8A" w:rsidRPr="00706C76" w:rsidRDefault="00354C8A" w:rsidP="00BD1E01">
          <w:pPr>
            <w:pStyle w:val="a3"/>
            <w:spacing w:before="0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6C7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97731" w:rsidRPr="00706C76" w:rsidRDefault="00354C8A">
          <w:pPr>
            <w:pStyle w:val="11"/>
            <w:tabs>
              <w:tab w:val="right" w:leader="dot" w:pos="9345"/>
            </w:tabs>
            <w:rPr>
              <w:ins w:id="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" w:author="Криворученко Александра Николаевна" w:date="2019-04-18T16:15:00Z">
                <w:rPr>
                  <w:ins w:id="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r w:rsidRPr="00706C7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6C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6C7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ins w:id="3" w:author="Криворученко Александра Николаевна" w:date="2019-04-18T16:15:00Z"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="00B97731"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6" w:author="Криворученко Александра Николаевна" w:date="2019-04-18T16:15:00Z">
                  <w:rPr/>
                </w:rPrChange>
              </w:rPr>
              <w:instrText>HYPERLINK \l "_Toc6496517"</w:instrText>
            </w:r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0" w:author="Криворученко Александра Николаевна" w:date="2019-04-18T16:15:00Z"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СПИСОК СОКРАЩЕНИЙ</w:t>
            </w:r>
            <w:r w:rsidR="00B97731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="00B97731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="00B97731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_Toc6496517 \h </w:instrText>
            </w:r>
          </w:ins>
          <w:ins w:id="1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ins>
          <w:ins w:id="19" w:author="Криворученко Александра Николаевна" w:date="2019-04-18T16:15:00Z">
            <w:r w:rsidR="00B97731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="00B97731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2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3" w:author="Криворученко Александра Николаевна" w:date="2019-04-18T16:15:00Z">
                <w:rPr>
                  <w:ins w:id="2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28" w:author="Криворученко Александра Николаевна" w:date="2019-04-18T16:15:00Z">
                  <w:rPr/>
                </w:rPrChange>
              </w:rPr>
              <w:instrText>HYPERLINK \l "_Toc6496518"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ВВЕДЕНИЕ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_Toc6496518 \h </w:instrText>
            </w:r>
          </w:ins>
          <w:ins w:id="3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ins>
          <w:ins w:id="4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4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5" w:author="Криворученко Александра Николаевна" w:date="2019-04-18T16:15:00Z">
                <w:rPr>
                  <w:ins w:id="4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0" w:author="Криворученко Александра Николаевна" w:date="2019-04-18T16:15:00Z">
                  <w:rPr/>
                </w:rPrChange>
              </w:rPr>
              <w:instrText>HYPERLINK \l "_Toc6496519"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1. ОПИСАНИЕ ПРЕДМЕТНОЙ ОБЛАСТИ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_Toc6496519 \h </w:instrText>
            </w:r>
          </w:ins>
          <w:ins w:id="6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ins>
          <w:ins w:id="6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6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67" w:author="Криворученко Александра Николаевна" w:date="2019-04-18T16:15:00Z">
                <w:rPr>
                  <w:ins w:id="6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6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2" w:author="Криворученко Александра Николаевна" w:date="2019-04-18T16:15:00Z">
                  <w:rPr/>
                </w:rPrChange>
              </w:rPr>
              <w:instrText>HYPERLINK \l "_Toc6496520"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1.1. Сбалансированное питание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_Toc6496520 \h </w:instrText>
            </w:r>
          </w:ins>
          <w:ins w:id="8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ins>
          <w:ins w:id="8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8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9" w:author="Криворученко Александра Николаевна" w:date="2019-04-18T16:15:00Z">
                <w:rPr>
                  <w:ins w:id="9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4" w:author="Криворученко Александра Николаевна" w:date="2019-04-18T16:15:00Z">
                  <w:rPr/>
                </w:rPrChange>
              </w:rPr>
              <w:instrText>HYPERLINK \l "_Toc6496521"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2. ОБЗОР АНАЛОГОВ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_Toc6496521 \h </w:instrText>
            </w:r>
          </w:ins>
          <w:ins w:id="10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0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ins>
          <w:ins w:id="10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11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1" w:author="Криворученко Александра Николаевна" w:date="2019-04-18T16:15:00Z">
                <w:rPr>
                  <w:ins w:id="11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11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1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116" w:author="Криворученко Александра Николаевна" w:date="2019-04-18T16:15:00Z">
                  <w:rPr/>
                </w:rPrChange>
              </w:rPr>
              <w:instrText>HYPERLINK \l "_Toc6496522"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1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11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1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2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2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2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2.1. Приложение «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2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FatSecret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2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_Toc6496522 \h </w:instrText>
            </w:r>
          </w:ins>
          <w:ins w:id="12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3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ins>
          <w:ins w:id="13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3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13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5" w:author="Криворученко Александра Николаевна" w:date="2019-04-18T16:15:00Z">
                <w:rPr>
                  <w:ins w:id="13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13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3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3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140" w:author="Криворученко Александра Николаевна" w:date="2019-04-18T16:15:00Z">
                  <w:rPr/>
                </w:rPrChange>
              </w:rPr>
              <w:instrText>HYPERLINK \l "_Toc6496523"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4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14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4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4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4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4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2.2. Сайт «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4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health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4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-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4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diet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5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.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5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ru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5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5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5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5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_Toc6496523 \h </w:instrText>
            </w:r>
          </w:ins>
          <w:ins w:id="15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5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5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ins>
          <w:ins w:id="15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6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6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16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63" w:author="Криворученко Александра Николаевна" w:date="2019-04-18T16:15:00Z">
                <w:rPr>
                  <w:ins w:id="16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16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6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6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168" w:author="Криворученко Александра Николаевна" w:date="2019-04-18T16:15:00Z">
                  <w:rPr/>
                </w:rPrChange>
              </w:rPr>
              <w:instrText>HYPERLINK \l "_Toc6496524"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6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17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7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7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7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7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2.3. Сравнение аналогов и обоснование на разработку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7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7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7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_Toc6496524 \h </w:instrText>
            </w:r>
          </w:ins>
          <w:ins w:id="17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7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8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ins>
          <w:ins w:id="18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8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8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18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85" w:author="Криворученко Александра Николаевна" w:date="2019-04-18T16:15:00Z">
                <w:rPr>
                  <w:ins w:id="18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18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8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8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190" w:author="Криворученко Александра Николаевна" w:date="2019-04-18T16:15:00Z">
                  <w:rPr/>
                </w:rPrChange>
              </w:rPr>
              <w:instrText>HYPERLINK \l "_Toc6496525"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9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19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9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9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9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9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 ТРЕБОВАНИЯ К СИСТЕМЕ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9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9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9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_Toc6496525 \h </w:instrText>
            </w:r>
          </w:ins>
          <w:ins w:id="20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0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20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ins>
          <w:ins w:id="20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0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0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20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07" w:author="Криворученко Александра Николаевна" w:date="2019-04-18T16:15:00Z">
                <w:rPr>
                  <w:ins w:id="20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0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212" w:author="Криворученко Александра Николаевна" w:date="2019-04-18T16:15:00Z">
                  <w:rPr/>
                </w:rPrChange>
              </w:rPr>
              <w:instrText>HYPERLINK \l "_Toc6496526"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21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21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1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3.1. Требования к системе в целом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1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2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2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_Toc6496526 \h </w:instrText>
            </w:r>
          </w:ins>
          <w:ins w:id="22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2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22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ins>
          <w:ins w:id="22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2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2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22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29" w:author="Криворученко Александра Николаевна" w:date="2019-04-18T16:15:00Z">
                <w:rPr>
                  <w:ins w:id="23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3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3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3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234" w:author="Криворученко Александра Николаевна" w:date="2019-04-18T16:15:00Z">
                  <w:rPr/>
                </w:rPrChange>
              </w:rPr>
              <w:instrText>HYPERLINK \l "_Toc6496527"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3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23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3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23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3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4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3.2. Функциональные требования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4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4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4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_Toc6496527 \h </w:instrText>
            </w:r>
          </w:ins>
          <w:ins w:id="24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4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24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ins>
          <w:ins w:id="24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4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4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25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51" w:author="Криворученко Александра Николаевна" w:date="2019-04-18T16:15:00Z">
                <w:rPr>
                  <w:ins w:id="25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5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5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5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256" w:author="Криворученко Александра Николаевна" w:date="2019-04-18T16:15:00Z">
                  <w:rPr/>
                </w:rPrChange>
              </w:rPr>
              <w:instrText>HYPERLINK \l "_Toc6496528"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5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25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5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26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6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6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 Требования к видам обеспечения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6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6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6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_Toc6496528 \h </w:instrText>
            </w:r>
          </w:ins>
          <w:ins w:id="26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6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26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ins>
          <w:ins w:id="26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7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7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27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73" w:author="Криворученко Александра Николаевна" w:date="2019-04-18T16:15:00Z">
                <w:rPr>
                  <w:ins w:id="27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7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7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7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278" w:author="Криворученко Александра Николаевна" w:date="2019-04-18T16:15:00Z">
                  <w:rPr/>
                </w:rPrChange>
              </w:rPr>
              <w:instrText>HYPERLINK \l "_Toc6496529"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7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28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8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28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8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8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3.3.1. Требования к математическому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8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8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8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_Toc6496529 \h </w:instrText>
            </w:r>
          </w:ins>
          <w:ins w:id="28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8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29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ins>
          <w:ins w:id="29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29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29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295" w:author="Криворученко Александра Николаевна" w:date="2019-04-18T16:15:00Z">
                <w:rPr>
                  <w:ins w:id="29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29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9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29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300" w:author="Криворученко Александра Николаевна" w:date="2019-04-18T16:15:00Z">
                  <w:rPr/>
                </w:rPrChange>
              </w:rPr>
              <w:instrText>HYPERLINK \l "_Toc6496530"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0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0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0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0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0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0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3.3.2. Требования к алгоритмическому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0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0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0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_Toc6496530 \h </w:instrText>
            </w:r>
          </w:ins>
          <w:ins w:id="31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1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31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ins>
          <w:ins w:id="31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1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31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317" w:author="Криворученко Александра Николаевна" w:date="2019-04-18T16:15:00Z">
                <w:rPr>
                  <w:ins w:id="31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31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322" w:author="Криворученко Александра Николаевна" w:date="2019-04-18T16:15:00Z">
                  <w:rPr/>
                </w:rPrChange>
              </w:rPr>
              <w:instrText>HYPERLINK \l "_Toc6496531"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2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2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2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3.3.3. Требования к информационному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2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3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3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_Toc6496531 \h </w:instrText>
            </w:r>
          </w:ins>
          <w:ins w:id="33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3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33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ins>
          <w:ins w:id="33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3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3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33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339" w:author="Криворученко Александра Николаевна" w:date="2019-04-18T16:15:00Z">
                <w:rPr>
                  <w:ins w:id="34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34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344" w:author="Криворученко Александра Николаевна" w:date="2019-04-18T16:15:00Z">
                  <w:rPr/>
                </w:rPrChange>
              </w:rPr>
              <w:instrText>HYPERLINK \l "_Toc6496532"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4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4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4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5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3.3.4. Требования к лингвистическому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_Toc6496532 \h </w:instrText>
            </w:r>
          </w:ins>
          <w:ins w:id="35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35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ins>
          <w:ins w:id="35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5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5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36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361" w:author="Криворученко Александра Николаевна" w:date="2019-04-18T16:15:00Z">
                <w:rPr>
                  <w:ins w:id="36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36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6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6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366" w:author="Криворученко Александра Николаевна" w:date="2019-04-18T16:15:00Z">
                  <w:rPr/>
                </w:rPrChange>
              </w:rPr>
              <w:instrText>HYPERLINK \l "_Toc6496533"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6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6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6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7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7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7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3.3.5. Требования к программному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7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7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7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_Toc6496533 \h </w:instrText>
            </w:r>
          </w:ins>
          <w:ins w:id="37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7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37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ins>
          <w:ins w:id="37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8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8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38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383" w:author="Криворученко Александра Николаевна" w:date="2019-04-18T16:15:00Z">
                <w:rPr>
                  <w:ins w:id="38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38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8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8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388" w:author="Криворученко Александра Николаевна" w:date="2019-04-18T16:15:00Z">
                  <w:rPr/>
                </w:rPrChange>
              </w:rPr>
              <w:instrText>HYPERLINK \l "_Toc6496534"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8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39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9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39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39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3.3.6. Требования к техническому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9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9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9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_Toc6496534 \h </w:instrText>
            </w:r>
          </w:ins>
          <w:ins w:id="39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39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0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ins>
          <w:ins w:id="40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0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0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40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05" w:author="Криворученко Александра Николаевна" w:date="2019-04-18T16:15:00Z">
                <w:rPr>
                  <w:ins w:id="40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0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0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0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410" w:author="Криворученко Александра Николаевна" w:date="2019-04-18T16:15:00Z">
                  <w:rPr/>
                </w:rPrChange>
              </w:rPr>
              <w:instrText>HYPERLINK \l "_Toc6496535"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1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41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1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41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1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3.3.7. Требования к организационному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1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1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1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_Toc6496535 \h </w:instrText>
            </w:r>
          </w:ins>
          <w:ins w:id="42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2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2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ins>
          <w:ins w:id="42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2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2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42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27" w:author="Криворученко Александра Николаевна" w:date="2019-04-18T16:15:00Z">
                <w:rPr>
                  <w:ins w:id="42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2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432" w:author="Криворученко Александра Николаевна" w:date="2019-04-18T16:15:00Z">
                  <w:rPr/>
                </w:rPrChange>
              </w:rPr>
              <w:instrText>HYPERLINK \l "_Toc6496536"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43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43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3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3.3.8. Требования к методическому обеспечению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3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4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4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_Toc6496536 \h </w:instrText>
            </w:r>
          </w:ins>
          <w:ins w:id="44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4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4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ins>
          <w:ins w:id="44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4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4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44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49" w:author="Криворученко Александра Николаевна" w:date="2019-04-18T16:15:00Z">
                <w:rPr>
                  <w:ins w:id="45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5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5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5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454" w:author="Криворученко Александра Николаевна" w:date="2019-04-18T16:15:00Z">
                  <w:rPr/>
                </w:rPrChange>
              </w:rPr>
              <w:instrText>HYPERLINK \l "_Toc6496537"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5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45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5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45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5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6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 ПРОЕКТИРОВАНИЕ СИСТЕМЫ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6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6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6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_Toc6496537 \h </w:instrText>
            </w:r>
          </w:ins>
          <w:ins w:id="46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6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6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ins>
          <w:ins w:id="46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6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6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47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71" w:author="Криворученко Александра Николаевна" w:date="2019-04-18T16:15:00Z">
                <w:rPr>
                  <w:ins w:id="47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7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7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7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476" w:author="Криворученко Александра Николаевна" w:date="2019-04-18T16:15:00Z">
                  <w:rPr/>
                </w:rPrChange>
              </w:rPr>
              <w:instrText>HYPERLINK \l "_Toc6496538"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7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47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7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48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8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8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 xml:space="preserve">4.1. Модель 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48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IDEF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8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0 информационной системы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8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8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8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_Toc6496538 \h </w:instrText>
            </w:r>
          </w:ins>
          <w:ins w:id="48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8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49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ins>
          <w:ins w:id="49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49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49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495" w:author="Криворученко Александра Николаевна" w:date="2019-04-18T16:15:00Z">
                <w:rPr>
                  <w:ins w:id="49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49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9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49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00" w:author="Криворученко Александра Николаевна" w:date="2019-04-18T16:15:00Z">
                  <w:rPr/>
                </w:rPrChange>
              </w:rPr>
              <w:instrText>HYPERLINK \l "_Toc6496539"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0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0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0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0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0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50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 xml:space="preserve">4.1.1. Композиция 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  <w:rPrChange w:id="50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val="en-US" w:eastAsia="ru-RU"/>
                  </w:rPr>
                </w:rPrChange>
              </w:rPr>
              <w:t>IDEF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50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>0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0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1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1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_Toc6496539 \h </w:instrText>
            </w:r>
          </w:ins>
          <w:ins w:id="51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1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51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ins>
          <w:ins w:id="51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1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1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51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519" w:author="Криворученко Александра Николаевна" w:date="2019-04-18T16:15:00Z">
                <w:rPr>
                  <w:ins w:id="52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52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2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2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24" w:author="Криворученко Александра Николаевна" w:date="2019-04-18T16:15:00Z">
                  <w:rPr/>
                </w:rPrChange>
              </w:rPr>
              <w:instrText>HYPERLINK \l "_Toc6496540"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2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2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2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2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2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53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>4.1.2. Декомпозиция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3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3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3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_Toc6496540 \h </w:instrText>
            </w:r>
          </w:ins>
          <w:ins w:id="53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3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53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ins>
          <w:ins w:id="53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3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3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54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541" w:author="Криворученко Александра Николаевна" w:date="2019-04-18T16:15:00Z">
                <w:rPr>
                  <w:ins w:id="54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54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4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4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46" w:author="Криворученко Александра Николаевна" w:date="2019-04-18T16:15:00Z">
                  <w:rPr/>
                </w:rPrChange>
              </w:rPr>
              <w:instrText>HYPERLINK \l "_Toc6496541"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4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4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4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5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5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5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4.1.3. Декомпозиция «Функция опроса»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5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5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5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_Toc6496541 \h </w:instrText>
            </w:r>
          </w:ins>
          <w:ins w:id="55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5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55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ins>
          <w:ins w:id="55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6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6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56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563" w:author="Криворученко Александра Николаевна" w:date="2019-04-18T16:15:00Z">
                <w:rPr>
                  <w:ins w:id="56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56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6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6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68" w:author="Криворученко Александра Николаевна" w:date="2019-04-18T16:15:00Z">
                  <w:rPr/>
                </w:rPrChange>
              </w:rPr>
              <w:instrText>HYPERLINK \l "_Toc6496542"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6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7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7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7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7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57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>4.1.4. Декомпозиция «Формирование 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7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7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7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_Toc6496542 \h </w:instrText>
            </w:r>
          </w:ins>
          <w:ins w:id="57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7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58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ins>
          <w:ins w:id="58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8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8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58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585" w:author="Криворученко Александра Николаевна" w:date="2019-04-18T16:15:00Z">
                <w:rPr>
                  <w:ins w:id="58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58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8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8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590" w:author="Криворученко Александра Николаевна" w:date="2019-04-18T16:15:00Z">
                  <w:rPr/>
                </w:rPrChange>
              </w:rPr>
              <w:instrText>HYPERLINK \l "_Toc6496543"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9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59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9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59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9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9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 xml:space="preserve">4.2. Модель 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59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DFD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59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 xml:space="preserve"> информационной системы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59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0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0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_Toc6496543 \h </w:instrText>
            </w:r>
          </w:ins>
          <w:ins w:id="60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0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0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ins>
          <w:ins w:id="60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0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0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60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609" w:author="Криворученко Александра Николаевна" w:date="2019-04-18T16:15:00Z">
                <w:rPr>
                  <w:ins w:id="61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61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1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1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614" w:author="Криворученко Александра Николаевна" w:date="2019-04-18T16:15:00Z">
                  <w:rPr/>
                </w:rPrChange>
              </w:rPr>
              <w:instrText>HYPERLINK \l "_Toc6496544"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61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1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61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1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62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>4.2.1. Даграмма DFD, описывающая процесс получения списка продуктов TODO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2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2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2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_Toc6496544 \h </w:instrText>
            </w:r>
          </w:ins>
          <w:ins w:id="62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2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2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ins>
          <w:ins w:id="62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2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2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63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631" w:author="Криворученко Александра Николаевна" w:date="2019-04-18T16:15:00Z">
                <w:rPr>
                  <w:ins w:id="63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63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3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3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636" w:author="Криворученко Александра Николаевна" w:date="2019-04-18T16:15:00Z">
                  <w:rPr/>
                </w:rPrChange>
              </w:rPr>
              <w:instrText>HYPERLINK \l "_Toc6496545"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3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63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3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64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4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4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4.2.2. Диаграмма DFD, описывающая процесс достижения конечной цели – приготовление еды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4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4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4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_Toc6496545 \h </w:instrText>
            </w:r>
          </w:ins>
          <w:ins w:id="64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4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4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</w:ins>
          <w:ins w:id="64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5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5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65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653" w:author="Криворученко Александра Николаевна" w:date="2019-04-18T16:15:00Z">
                <w:rPr>
                  <w:ins w:id="65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65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5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5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658" w:author="Криворученко Александра Николаевна" w:date="2019-04-18T16:15:00Z">
                  <w:rPr/>
                </w:rPrChange>
              </w:rPr>
              <w:instrText>HYPERLINK \l "_Toc6496546"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5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66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6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66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6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6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4.2.3. Диаграмма DFD формирование отчета о выпитой воде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6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6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6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_Toc6496546 \h </w:instrText>
            </w:r>
          </w:ins>
          <w:ins w:id="66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6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7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ins>
          <w:ins w:id="67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7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7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67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675" w:author="Криворученко Александра Николаевна" w:date="2019-04-18T16:15:00Z">
                <w:rPr>
                  <w:ins w:id="67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67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78" w:author="Криворученко Александра Николаевна" w:date="2019-04-18T16:15:00Z">
                  <w:rPr>
                    <w:rStyle w:val="a4"/>
                  </w:rPr>
                </w:rPrChange>
              </w:rPr>
              <w:lastRenderedPageBreak/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7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680" w:author="Криворученко Александра Николаевна" w:date="2019-04-18T16:15:00Z">
                  <w:rPr/>
                </w:rPrChange>
              </w:rPr>
              <w:instrText>HYPERLINK \l "_Toc6496547"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8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68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8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68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8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8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 xml:space="preserve">4.3. Диаграмма 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68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IDEF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8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1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68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lang w:val="en-US"/>
                  </w:rPr>
                </w:rPrChange>
              </w:rPr>
              <w:t>X</w: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9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 xml:space="preserve"> информационной системы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9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9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9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_Toc6496547 \h </w:instrText>
            </w:r>
          </w:ins>
          <w:ins w:id="69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9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69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ins>
          <w:ins w:id="69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69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69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70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701" w:author="Криворученко Александра Николаевна" w:date="2019-04-18T16:15:00Z">
                <w:rPr>
                  <w:ins w:id="70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70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0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0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06" w:author="Криворученко Александра Николаевна" w:date="2019-04-18T16:15:00Z">
                  <w:rPr/>
                </w:rPrChange>
              </w:rPr>
              <w:instrText>HYPERLINK \l "_Toc6496548"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0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0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0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1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1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1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4.3.1. Логическая модель данных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1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1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1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_Toc6496548 \h </w:instrText>
            </w:r>
          </w:ins>
          <w:ins w:id="71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1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71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ins>
          <w:ins w:id="71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2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2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72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723" w:author="Криворученко Александра Николаевна" w:date="2019-04-18T16:15:00Z">
                <w:rPr>
                  <w:ins w:id="72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72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2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2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28" w:author="Криворученко Александра Николаевна" w:date="2019-04-18T16:15:00Z">
                  <w:rPr/>
                </w:rPrChange>
              </w:rPr>
              <w:instrText>HYPERLINK \l "_Toc6496549"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2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3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3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3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3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3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4.3.2. Физическая модель данных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3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3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3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_Toc6496549 \h </w:instrText>
            </w:r>
          </w:ins>
          <w:ins w:id="73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3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74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ins>
          <w:ins w:id="74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4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4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74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745" w:author="Криворученко Александра Николаевна" w:date="2019-04-18T16:15:00Z">
                <w:rPr>
                  <w:ins w:id="74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74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4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4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50" w:author="Криворученко Александра Николаевна" w:date="2019-04-18T16:15:00Z">
                  <w:rPr/>
                </w:rPrChange>
              </w:rPr>
              <w:instrText>HYPERLINK \l "_Toc6496550"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5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5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5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5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5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5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4.4. Диаграмма прецедентов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5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5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5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_Toc6496550 \h </w:instrText>
            </w:r>
          </w:ins>
          <w:ins w:id="76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6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76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ins>
          <w:ins w:id="76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6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6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76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767" w:author="Криворученко Александра Николаевна" w:date="2019-04-18T16:15:00Z">
                <w:rPr>
                  <w:ins w:id="76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76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72" w:author="Криворученко Александра Николаевна" w:date="2019-04-18T16:15:00Z">
                  <w:rPr/>
                </w:rPrChange>
              </w:rPr>
              <w:instrText>HYPERLINK \l "_Toc6496551"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7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7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7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77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lang w:eastAsia="ru-RU"/>
                  </w:rPr>
                </w:rPrChange>
              </w:rPr>
              <w:t>4.4.1. Диаграмма прецедентов ИС «Меню» «Взаимодействие пользователя с приложением»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7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8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8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_Toc6496551 \h </w:instrText>
            </w:r>
          </w:ins>
          <w:ins w:id="78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8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78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ins>
          <w:ins w:id="78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78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8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78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789" w:author="Криворученко Александра Николаевна" w:date="2019-04-18T16:15:00Z">
                <w:rPr>
                  <w:ins w:id="79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79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9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794" w:author="Криворученко Александра Николаевна" w:date="2019-04-18T16:15:00Z">
                  <w:rPr/>
                </w:rPrChange>
              </w:rPr>
              <w:instrText>HYPERLINK \l "_Toc6496552"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9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79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9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79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79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0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4.4.2. Диаграмма прецедентов ИС «Меню» «Получение списка продуктов»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_Toc6496552 \h </w:instrText>
            </w:r>
          </w:ins>
          <w:ins w:id="80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0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ins>
          <w:ins w:id="80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0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0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81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11" w:author="Криворученко Александра Николаевна" w:date="2019-04-18T16:15:00Z">
                <w:rPr>
                  <w:ins w:id="81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81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1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816" w:author="Криворученко Александра Николаевна" w:date="2019-04-18T16:15:00Z">
                  <w:rPr/>
                </w:rPrChange>
              </w:rPr>
              <w:instrText>HYPERLINK \l "_Toc6496553"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1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81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1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82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2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2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4.4.3. Диаграмма прецедентов ИС «Меню» «Создание 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2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2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2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_Toc6496553 \h </w:instrText>
            </w:r>
          </w:ins>
          <w:ins w:id="82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2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2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</w:ins>
          <w:ins w:id="82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3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3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83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33" w:author="Криворученко Александра Николаевна" w:date="2019-04-18T16:15:00Z">
                <w:rPr>
                  <w:ins w:id="83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83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3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3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838" w:author="Криворученко Александра Николаевна" w:date="2019-04-18T16:15:00Z">
                  <w:rPr/>
                </w:rPrChange>
              </w:rPr>
              <w:instrText>HYPERLINK \l "_Toc6496554"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3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84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4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84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4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4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4.5. Диаграмма состояний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4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4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4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_Toc6496554 \h </w:instrText>
            </w:r>
          </w:ins>
          <w:ins w:id="84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4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5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</w:ins>
          <w:ins w:id="85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5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5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85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55" w:author="Криворученко Александра Николаевна" w:date="2019-04-18T16:15:00Z">
                <w:rPr>
                  <w:ins w:id="85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85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5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5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860" w:author="Криворученко Александра Николаевна" w:date="2019-04-18T16:15:00Z">
                  <w:rPr/>
                </w:rPrChange>
              </w:rPr>
              <w:instrText>HYPERLINK \l "_Toc6496555"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6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86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6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86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6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6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4.5.1. Диаграмма состояний ИС «Меню» «Формирование 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6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6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6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_Toc6496555 \h </w:instrText>
            </w:r>
          </w:ins>
          <w:ins w:id="87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7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7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</w:ins>
          <w:ins w:id="87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7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7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87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77" w:author="Криворученко Александра Николаевна" w:date="2019-04-18T16:15:00Z">
                <w:rPr>
                  <w:ins w:id="87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87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882" w:author="Криворученко Александра Николаевна" w:date="2019-04-18T16:15:00Z">
                  <w:rPr/>
                </w:rPrChange>
              </w:rPr>
              <w:instrText>HYPERLINK \l "_Toc6496556"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88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88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8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4.5.2. Диаграмма состояний ИС «Меню» «Формирование списка продуктов»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8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9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9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_Toc6496556 \h </w:instrText>
            </w:r>
          </w:ins>
          <w:ins w:id="89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9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89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</w:ins>
          <w:ins w:id="89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89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89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31"/>
            <w:tabs>
              <w:tab w:val="right" w:leader="dot" w:pos="9345"/>
            </w:tabs>
            <w:rPr>
              <w:ins w:id="89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899" w:author="Криворученко Александра Николаевна" w:date="2019-04-18T16:15:00Z">
                <w:rPr>
                  <w:ins w:id="90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0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0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0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04" w:author="Криворученко Александра Николаевна" w:date="2019-04-18T16:15:00Z">
                  <w:rPr/>
                </w:rPrChange>
              </w:rPr>
              <w:instrText>HYPERLINK \l "_Toc6496557"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0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0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0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0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0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1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4.5.3. Диаграмма состояний ИС «Меню» «Регистрация и авторизация»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11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1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13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_Toc6496557 \h </w:instrText>
            </w:r>
          </w:ins>
          <w:ins w:id="914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1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916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ins>
          <w:ins w:id="917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1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1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92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921" w:author="Криворученко Александра Николаевна" w:date="2019-04-18T16:15:00Z">
                <w:rPr>
                  <w:ins w:id="922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23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24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2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26" w:author="Криворученко Александра Николаевна" w:date="2019-04-18T16:15:00Z">
                  <w:rPr/>
                </w:rPrChange>
              </w:rPr>
              <w:instrText>HYPERLINK \l "_Toc6496558"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2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28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2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30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3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3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4.6. Диаграмма развертывания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3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3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3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_Toc6496558 \h </w:instrText>
            </w:r>
          </w:ins>
          <w:ins w:id="93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3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93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ins>
          <w:ins w:id="93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4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4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21"/>
            <w:tabs>
              <w:tab w:val="right" w:leader="dot" w:pos="9345"/>
            </w:tabs>
            <w:rPr>
              <w:ins w:id="94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943" w:author="Криворученко Александра Николаевна" w:date="2019-04-18T16:15:00Z">
                <w:rPr>
                  <w:ins w:id="944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45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46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47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48" w:author="Криворученко Александра Николаевна" w:date="2019-04-18T16:15:00Z">
                  <w:rPr/>
                </w:rPrChange>
              </w:rPr>
              <w:instrText>HYPERLINK \l "_Toc6496559"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4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50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5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52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5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5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4.7. Диаграмма классов ИС «Меню»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55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5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57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_Toc6496559 \h </w:instrText>
            </w:r>
          </w:ins>
          <w:ins w:id="958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5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960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ins>
          <w:ins w:id="961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62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63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96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965" w:author="Криворученко Александра Николаевна" w:date="2019-04-18T16:15:00Z">
                <w:rPr>
                  <w:ins w:id="966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67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68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69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70" w:author="Криворученко Александра Николаевна" w:date="2019-04-18T16:15:00Z">
                  <w:rPr/>
                </w:rPrChange>
              </w:rPr>
              <w:instrText>HYPERLINK \l "_Toc6496560"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7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72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7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74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7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7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ЗАКЛЮЧЕНИЕ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77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78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79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_Toc6496560 \h </w:instrText>
            </w:r>
          </w:ins>
          <w:ins w:id="980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8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982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</w:ins>
          <w:ins w:id="983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8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85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98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987" w:author="Криворученко Александра Николаевна" w:date="2019-04-18T16:15:00Z">
                <w:rPr>
                  <w:ins w:id="988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989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0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1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992" w:author="Криворученко Александра Николаевна" w:date="2019-04-18T16:15:00Z">
                  <w:rPr/>
                </w:rPrChange>
              </w:rPr>
              <w:instrText>HYPERLINK \l "_Toc6496561"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994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996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99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СПИСОК ИСПОЛЬЗУЕМОЙ ЛИТЕРАТУРЫ</w:t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999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0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01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_Toc6496561 \h </w:instrText>
            </w:r>
          </w:ins>
          <w:ins w:id="1002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0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004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</w:ins>
          <w:ins w:id="1005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06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07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B97731" w:rsidRPr="00706C76" w:rsidRDefault="00B97731">
          <w:pPr>
            <w:pStyle w:val="11"/>
            <w:tabs>
              <w:tab w:val="right" w:leader="dot" w:pos="9345"/>
            </w:tabs>
            <w:rPr>
              <w:ins w:id="100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09" w:author="Криворученко Александра Николаевна" w:date="2019-04-18T16:15:00Z">
                <w:rPr>
                  <w:ins w:id="1010" w:author="Криворученко Александра Николаевна" w:date="2019-04-18T16:15:00Z"/>
                  <w:rFonts w:eastAsiaTheme="minorEastAsia"/>
                  <w:lang w:eastAsia="ru-RU"/>
                </w:rPr>
              </w:rPrChange>
            </w:rPr>
          </w:pPr>
          <w:ins w:id="1011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12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begin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13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  <w:r w:rsidRPr="00706C76">
              <w:rPr>
                <w:rFonts w:ascii="Times New Roman" w:hAnsi="Times New Roman" w:cs="Times New Roman"/>
                <w:noProof/>
                <w:sz w:val="28"/>
                <w:szCs w:val="28"/>
                <w:rPrChange w:id="1014" w:author="Криворученко Александра Николаевна" w:date="2019-04-18T16:15:00Z">
                  <w:rPr/>
                </w:rPrChange>
              </w:rPr>
              <w:instrText>HYPERLINK \l "_Toc6496562"</w:instrText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15" w:author="Криворученко Александра Николаевна" w:date="2019-04-18T16:15:00Z">
                  <w:rPr>
                    <w:rStyle w:val="a4"/>
                  </w:rPr>
                </w:rPrChange>
              </w:rPr>
              <w:instrText xml:space="preserve"> </w:instrText>
            </w:r>
          </w:ins>
          <w:ins w:id="1016" w:author="Криворученко Александра Николаевна" w:date="2019-04-18T16:16:00Z">
            <w:r w:rsidR="00706C76"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1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</w:r>
          </w:ins>
          <w:ins w:id="1018" w:author="Криворученко Александра Николаевна" w:date="2019-04-18T16:15:00Z"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19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separate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2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</w:rPr>
                </w:rPrChange>
              </w:rPr>
              <w:t>ПРИЛОЖЕНИЕ 1</w:t>
            </w:r>
          </w:ins>
          <w:ins w:id="1021" w:author="Криворученко Александра Николаевна" w:date="2019-04-18T16:15:00Z">
            <w:r w:rsid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 ИС «МЕНЮ»</w:t>
            </w:r>
          </w:ins>
          <w:ins w:id="1022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23" w:author="Криворученко Александра Николаевна" w:date="2019-04-18T16:15:00Z">
                  <w:rPr>
                    <w:webHidden/>
                  </w:rPr>
                </w:rPrChange>
              </w:rPr>
              <w:tab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24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begin"/>
            </w:r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25" w:author="Криворученко Александра Николаевна" w:date="2019-04-18T16:15:00Z">
                  <w:rPr>
                    <w:webHidden/>
                  </w:rPr>
                </w:rPrChange>
              </w:rPr>
              <w:instrText xml:space="preserve"> PAGEREF _Toc6496562 \h </w:instrText>
            </w:r>
          </w:ins>
          <w:ins w:id="1026" w:author="Криворученко Александра Николаевна" w:date="2019-04-18T16:16:00Z">
            <w:r w:rsidR="00706C76"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2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</w:r>
          </w:ins>
          <w:r w:rsidR="00706C7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ins w:id="1028" w:author="Криворученко Александра Николаевна" w:date="2019-04-18T16:16:00Z">
            <w:r w:rsid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</w:ins>
          <w:ins w:id="1029" w:author="Криворученко Александра Николаевна" w:date="2019-04-18T16:15:00Z">
            <w:r w:rsidRPr="00706C7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30" w:author="Криворученко Александра Николаевна" w:date="2019-04-18T16:15:00Z">
                  <w:rPr>
                    <w:webHidden/>
                  </w:rPr>
                </w:rPrChange>
              </w:rPr>
              <w:fldChar w:fldCharType="end"/>
            </w:r>
            <w:r w:rsidRPr="00706C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rPrChange w:id="1031" w:author="Криворученко Александра Николаевна" w:date="2019-04-18T16:15:00Z">
                  <w:rPr>
                    <w:rStyle w:val="a4"/>
                  </w:rPr>
                </w:rPrChange>
              </w:rPr>
              <w:fldChar w:fldCharType="end"/>
            </w:r>
          </w:ins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03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33" w:author="Криворученко Александра Николаевна" w:date="2019-04-18T16:15:00Z">
                <w:rPr>
                  <w:del w:id="1034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35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3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СПИСОК СОКРАЩЕНИЙ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3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3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4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03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40" w:author="Криворученко Александра Николаевна" w:date="2019-04-18T16:15:00Z">
                <w:rPr>
                  <w:del w:id="104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4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4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ВВЕДЕНИЕ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4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4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5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04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47" w:author="Криворученко Александра Николаевна" w:date="2019-04-18T16:15:00Z">
                <w:rPr>
                  <w:del w:id="104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4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5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1. ОПИСАНИЕ ПРЕДМЕТНОЙ ОБЛАСТИ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5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5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6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053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54" w:author="Криворученко Александра Николаевна" w:date="2019-04-18T16:15:00Z">
                <w:rPr>
                  <w:del w:id="1055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56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5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1.1. Сбалансированное питание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5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5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6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06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61" w:author="Криворученко Александра Николаевна" w:date="2019-04-18T16:15:00Z">
                <w:rPr>
                  <w:del w:id="1062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63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6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2. ОБЗОР АНАЛОГОВ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6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6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7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067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68" w:author="Криворученко Александра Николаевна" w:date="2019-04-18T16:15:00Z">
                <w:rPr>
                  <w:del w:id="1069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70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7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2.1. Приложение «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07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FatSecret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7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7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7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7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07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77" w:author="Криворученко Александра Николаевна" w:date="2019-04-18T16:15:00Z">
                <w:rPr>
                  <w:del w:id="107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7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8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2.2. Сайт «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08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health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8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-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08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diet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8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.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08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ru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8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8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8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7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08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90" w:author="Криворученко Александра Николаевна" w:date="2019-04-18T16:15:00Z">
                <w:rPr>
                  <w:del w:id="109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9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09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2.3. Сравнение аналогов и обоснование на разработку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9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09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7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09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097" w:author="Криворученко Александра Николаевна" w:date="2019-04-18T16:15:00Z">
                <w:rPr>
                  <w:del w:id="109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09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0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 ТРЕБОВАНИЯ К СИСТЕМЕ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0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0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9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103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04" w:author="Криворученко Александра Николаевна" w:date="2019-04-18T16:15:00Z">
                <w:rPr>
                  <w:del w:id="1105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06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0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3.1. Требования к системе в целом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0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0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9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11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11" w:author="Криворученко Александра Николаевна" w:date="2019-04-18T16:15:00Z">
                <w:rPr>
                  <w:del w:id="1112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13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1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3.2. Функциональные требования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1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1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9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117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18" w:author="Криворученко Александра Николаевна" w:date="2019-04-18T16:15:00Z">
                <w:rPr>
                  <w:del w:id="1119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20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2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 Требования к видам обеспечения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2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2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10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2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25" w:author="Криворученко Александра Николаевна" w:date="2019-04-18T16:15:00Z">
                <w:rPr>
                  <w:del w:id="1126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27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2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3.3.1. Требования к математическому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2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3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10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31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32" w:author="Криворученко Александра Николаевна" w:date="2019-04-18T16:15:00Z">
                <w:rPr>
                  <w:del w:id="1133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34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3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3.3.2. Требования к алгоритмическому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3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3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11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3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39" w:author="Криворученко Александра Николаевна" w:date="2019-04-18T16:15:00Z">
                <w:rPr>
                  <w:del w:id="1140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41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4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3.3.3. Требования к информационному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4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4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12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45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46" w:author="Криворученко Александра Николаевна" w:date="2019-04-18T16:15:00Z">
                <w:rPr>
                  <w:del w:id="1147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48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4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3.3.4. Требования к лингвистическому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5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5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14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5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53" w:author="Криворученко Александра Николаевна" w:date="2019-04-18T16:15:00Z">
                <w:rPr>
                  <w:del w:id="1154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55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5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3.3.5. Требования к программному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5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5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15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5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60" w:author="Криворученко Александра Николаевна" w:date="2019-04-18T16:15:00Z">
                <w:rPr>
                  <w:del w:id="116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6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6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3.3.6. Требования к техническому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6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6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16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6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67" w:author="Криворученко Александра Николаевна" w:date="2019-04-18T16:15:00Z">
                <w:rPr>
                  <w:del w:id="116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6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7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3.3.7. Требования к организационному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7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7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16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73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74" w:author="Криворученко Александра Николаевна" w:date="2019-04-18T16:15:00Z">
                <w:rPr>
                  <w:del w:id="1175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76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7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3.3.8. Требования к методическому обеспечению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7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7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17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18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81" w:author="Криворученко Александра Николаевна" w:date="2019-04-18T16:15:00Z">
                <w:rPr>
                  <w:del w:id="1182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83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8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 ПРОЕКТИРОВАНИЕ СИСТЕМЫ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8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8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18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187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88" w:author="Криворученко Александра Николаевна" w:date="2019-04-18T16:15:00Z">
                <w:rPr>
                  <w:del w:id="1189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90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9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 xml:space="preserve">4.1. Модель 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19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IDEF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19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0 информационной системы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9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19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18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19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197" w:author="Криворученко Александра Николаевна" w:date="2019-04-18T16:15:00Z">
                <w:rPr>
                  <w:del w:id="119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19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0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 xml:space="preserve">4.1.1. Композиция 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  <w:rPrChange w:id="120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 w:eastAsia="ru-RU"/>
                  </w:rPr>
                </w:rPrChange>
              </w:rPr>
              <w:delText>IDEF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0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>0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0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0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18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05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06" w:author="Криворученко Александра Николаевна" w:date="2019-04-18T16:15:00Z">
                <w:rPr>
                  <w:del w:id="1207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08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0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>4.1.2. Декомпозиция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1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1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19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1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13" w:author="Криворученко Александра Николаевна" w:date="2019-04-18T16:15:00Z">
                <w:rPr>
                  <w:del w:id="1214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15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1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4.1.3. Декомпозиция «Функция опроса»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1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1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20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1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20" w:author="Криворученко Александра Николаевна" w:date="2019-04-18T16:15:00Z">
                <w:rPr>
                  <w:del w:id="122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2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2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>4.1.4. Декомпозиция «Формирование 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2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2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20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22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27" w:author="Криворученко Александра Николаевна" w:date="2019-04-18T16:15:00Z">
                <w:rPr>
                  <w:del w:id="122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2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3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 xml:space="preserve">4.2. Модель 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23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DFD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3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 xml:space="preserve"> информационной системы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3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3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21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35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36" w:author="Криворученко Александра Николаевна" w:date="2019-04-18T16:15:00Z">
                <w:rPr>
                  <w:del w:id="1237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38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3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>4.2.1. Даграмма DFD, описывающая процесс получения списка продуктов TODO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4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4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21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4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43" w:author="Криворученко Александра Николаевна" w:date="2019-04-18T16:15:00Z">
                <w:rPr>
                  <w:del w:id="1244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45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4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4.2.2. Диаграмма DFD, описывающая процесс достижения конечной цели – приготовление еды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4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4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22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4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50" w:author="Криворученко Александра Николаевна" w:date="2019-04-18T16:15:00Z">
                <w:rPr>
                  <w:del w:id="125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5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5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4.2.3. Диаграмма DFD, описывающая получение отчета о выпитой воде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5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5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22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25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57" w:author="Криворученко Александра Николаевна" w:date="2019-04-18T16:15:00Z">
                <w:rPr>
                  <w:del w:id="125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5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6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 xml:space="preserve">4.3. Диаграмма 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26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IDEF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6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1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  <w:rPrChange w:id="126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</w:rPrChange>
              </w:rPr>
              <w:delText>X</w:delText>
            </w:r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6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 xml:space="preserve"> информационной системы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6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6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23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67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68" w:author="Криворученко Александра Николаевна" w:date="2019-04-18T16:15:00Z">
                <w:rPr>
                  <w:del w:id="1269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70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7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4.3.1. Логическая модель данных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7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7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23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7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75" w:author="Криворученко Александра Николаевна" w:date="2019-04-18T16:15:00Z">
                <w:rPr>
                  <w:del w:id="1276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77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7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4.3.2. Физическая модель данных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7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8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24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281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82" w:author="Криворученко Александра Николаевна" w:date="2019-04-18T16:15:00Z">
                <w:rPr>
                  <w:del w:id="1283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84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8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4.4. Диаграмма прецедентов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8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8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25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8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89" w:author="Криворученко Александра Николаевна" w:date="2019-04-18T16:15:00Z">
                <w:rPr>
                  <w:del w:id="1290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91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:rPrChange w:id="129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  <w:lang w:eastAsia="ru-RU"/>
                  </w:rPr>
                </w:rPrChange>
              </w:rPr>
              <w:delText>4.4.1. Диаграмма прецедентов ИС «Меню» «Взаимодействие пользователя с приложением»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9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29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25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295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296" w:author="Криворученко Александра Николаевна" w:date="2019-04-18T16:15:00Z">
                <w:rPr>
                  <w:del w:id="1297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298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29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4.4.2. Диаграмма прецедентов ИС «Меню» «Получение списка продуктов»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0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0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26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302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03" w:author="Криворученко Александра Николаевна" w:date="2019-04-18T16:15:00Z">
                <w:rPr>
                  <w:del w:id="1304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05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06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4.4.3. Диаграмма прецедентов ИС «Меню» «Создание 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0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0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27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309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10" w:author="Криворученко Александра Николаевна" w:date="2019-04-18T16:15:00Z">
                <w:rPr>
                  <w:del w:id="1311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12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13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4.5. Диаграмма состояний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1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1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27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316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17" w:author="Криворученко Александра Николаевна" w:date="2019-04-18T16:15:00Z">
                <w:rPr>
                  <w:del w:id="1318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19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20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4.5.1. Диаграмма состояний ИС «Меню» «Формирование 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2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2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27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323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24" w:author="Криворученко Александра Николаевна" w:date="2019-04-18T16:15:00Z">
                <w:rPr>
                  <w:del w:id="1325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26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27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4.5.2. Диаграмма состояний ИС «Меню» «Формирование списка продуктов»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28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2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28</w:delText>
            </w:r>
          </w:del>
        </w:p>
        <w:p w:rsidR="00817B45" w:rsidRPr="00706C76" w:rsidDel="00B97731" w:rsidRDefault="00817B45">
          <w:pPr>
            <w:pStyle w:val="31"/>
            <w:tabs>
              <w:tab w:val="right" w:leader="dot" w:pos="9345"/>
            </w:tabs>
            <w:rPr>
              <w:del w:id="1330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31" w:author="Криворученко Александра Николаевна" w:date="2019-04-18T16:15:00Z">
                <w:rPr>
                  <w:del w:id="1332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33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34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4.5.3. Диаграмма состояний ИС «Меню» «Регистрация и авторизация»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35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3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29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337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38" w:author="Криворученко Александра Николаевна" w:date="2019-04-18T16:15:00Z">
                <w:rPr>
                  <w:del w:id="1339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40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41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4.6. Диаграмма развертывания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42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4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29</w:delText>
            </w:r>
          </w:del>
        </w:p>
        <w:p w:rsidR="00817B45" w:rsidRPr="00706C76" w:rsidDel="00B97731" w:rsidRDefault="00817B45">
          <w:pPr>
            <w:pStyle w:val="21"/>
            <w:tabs>
              <w:tab w:val="right" w:leader="dot" w:pos="9345"/>
            </w:tabs>
            <w:rPr>
              <w:del w:id="1344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45" w:author="Криворученко Александра Николаевна" w:date="2019-04-18T16:15:00Z">
                <w:rPr>
                  <w:del w:id="1346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47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48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4.7. Диаграмма классов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49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5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30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351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52" w:author="Криворученко Александра Николаевна" w:date="2019-04-18T16:15:00Z">
                <w:rPr>
                  <w:del w:id="1353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54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55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ЗАКЛЮЧЕНИЕ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56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57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32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358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59" w:author="Криворученко Александра Николаевна" w:date="2019-04-18T16:15:00Z">
                <w:rPr>
                  <w:del w:id="1360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61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62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СПИСОК ИСПОЛЬЗУЕМОЙ ЛИТЕРАТУРЫ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63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64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34</w:delText>
            </w:r>
          </w:del>
        </w:p>
        <w:p w:rsidR="00817B45" w:rsidRPr="00706C76" w:rsidDel="00B97731" w:rsidRDefault="00817B45">
          <w:pPr>
            <w:pStyle w:val="11"/>
            <w:tabs>
              <w:tab w:val="right" w:leader="dot" w:pos="9345"/>
            </w:tabs>
            <w:rPr>
              <w:del w:id="1365" w:author="Криворученко Александра Николаевна" w:date="2019-04-18T16:15:00Z"/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:rPrChange w:id="1366" w:author="Криворученко Александра Николаевна" w:date="2019-04-18T16:15:00Z">
                <w:rPr>
                  <w:del w:id="1367" w:author="Криворученко Александра Николаевна" w:date="2019-04-18T16:15:00Z"/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rPrChange>
            </w:rPr>
          </w:pPr>
          <w:del w:id="1368" w:author="Криворученко Александра Николаевна" w:date="2019-04-18T16:15:00Z">
            <w:r w:rsidRPr="00706C76" w:rsidDel="00B97731">
              <w:rPr>
                <w:rFonts w:ascii="Times New Roman" w:hAnsi="Times New Roman" w:cs="Times New Roman"/>
                <w:noProof/>
                <w:sz w:val="28"/>
                <w:szCs w:val="28"/>
                <w:rPrChange w:id="1369" w:author="Криворученко Александра Николаевна" w:date="2019-04-18T16:15:00Z">
                  <w:rPr>
                    <w:rStyle w:val="a4"/>
                    <w:rFonts w:ascii="Times New Roman" w:hAnsi="Times New Roman" w:cs="Times New Roman"/>
                    <w:noProof/>
                    <w:sz w:val="28"/>
                    <w:szCs w:val="28"/>
                  </w:rPr>
                </w:rPrChange>
              </w:rPr>
              <w:delText>ПРИЛОЖЕНИЕ 1 ДИАГРАММА КЛАССОВ ИС «МЕНЮ»</w:delText>
            </w:r>
            <w:r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70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tab/>
            </w:r>
            <w:r w:rsidR="00F015E4" w:rsidRPr="00706C76" w:rsidDel="00B9773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rPrChange w:id="1371" w:author="Криворученко Александра Николаевна" w:date="2019-04-18T16:15:00Z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PrChange>
              </w:rPr>
              <w:delText>35</w:delText>
            </w:r>
          </w:del>
        </w:p>
        <w:p w:rsidR="00354C8A" w:rsidRPr="00F179D1" w:rsidRDefault="00354C8A" w:rsidP="00D227B1">
          <w:pPr>
            <w:spacing w:after="0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706C76">
            <w:rPr>
              <w:rFonts w:ascii="Times New Roman" w:hAnsi="Times New Roman" w:cs="Times New Roman"/>
              <w:bCs/>
              <w:sz w:val="28"/>
              <w:szCs w:val="28"/>
              <w:rPrChange w:id="1372" w:author="Криворученко Александра Николаевна" w:date="2019-04-18T16:15:00Z">
                <w:rPr>
                  <w:rFonts w:ascii="Times New Roman" w:hAnsi="Times New Roman" w:cs="Times New Roman"/>
                  <w:bCs/>
                  <w:sz w:val="28"/>
                  <w:szCs w:val="28"/>
                </w:rPr>
              </w:rPrChange>
            </w:rPr>
            <w:fldChar w:fldCharType="end"/>
          </w:r>
        </w:p>
      </w:sdtContent>
    </w:sdt>
    <w:p w:rsidR="000F5463" w:rsidRPr="00C1387A" w:rsidRDefault="000F5463" w:rsidP="00C1387A">
      <w:pPr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br w:type="page"/>
      </w:r>
    </w:p>
    <w:p w:rsidR="00354C8A" w:rsidRPr="00305D40" w:rsidRDefault="0009438E" w:rsidP="00BF67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73" w:name="_Toc6496517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СОКРАЩЕНИЙ</w:t>
      </w:r>
      <w:bookmarkEnd w:id="1373"/>
    </w:p>
    <w:p w:rsidR="0009438E" w:rsidRPr="00305D40" w:rsidRDefault="0009438E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– информационная система</w:t>
      </w:r>
    </w:p>
    <w:p w:rsidR="0009438E" w:rsidRPr="00305D40" w:rsidRDefault="0009438E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БД – база данных</w:t>
      </w:r>
    </w:p>
    <w:p w:rsidR="0070573E" w:rsidRPr="00305D40" w:rsidRDefault="0070573E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КБЖУ </w:t>
      </w:r>
      <w:r w:rsidR="00195DFF" w:rsidRPr="00305D40">
        <w:rPr>
          <w:rFonts w:ascii="Times New Roman" w:hAnsi="Times New Roman" w:cs="Times New Roman"/>
          <w:sz w:val="28"/>
          <w:szCs w:val="28"/>
        </w:rPr>
        <w:t>–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195DFF" w:rsidRPr="00305D40">
        <w:rPr>
          <w:rFonts w:ascii="Times New Roman" w:hAnsi="Times New Roman" w:cs="Times New Roman"/>
          <w:sz w:val="28"/>
          <w:szCs w:val="28"/>
        </w:rPr>
        <w:t>калории, белки, жиры, углеводы</w:t>
      </w:r>
    </w:p>
    <w:p w:rsidR="0009438E" w:rsidRPr="00305D40" w:rsidRDefault="0009438E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ОС – операционная система</w:t>
      </w:r>
    </w:p>
    <w:p w:rsidR="0009438E" w:rsidRPr="00305D40" w:rsidRDefault="0009438E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ПК – персональный компьютер</w:t>
      </w:r>
    </w:p>
    <w:p w:rsidR="0009438E" w:rsidRPr="00305D40" w:rsidRDefault="0009438E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F97741" w:rsidRPr="00305D40" w:rsidRDefault="00F97741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СУБД – система управления базами данных</w:t>
      </w:r>
    </w:p>
    <w:p w:rsidR="0009438E" w:rsidRPr="00305D40" w:rsidRDefault="0009438E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ТО – техническое обеспечение</w:t>
      </w:r>
    </w:p>
    <w:p w:rsidR="001D04E4" w:rsidRPr="00305D40" w:rsidRDefault="0078686F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ТЗ – техническое задание</w:t>
      </w:r>
    </w:p>
    <w:p w:rsidR="0009438E" w:rsidRPr="00305D40" w:rsidRDefault="001D04E4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05D40">
        <w:rPr>
          <w:rFonts w:ascii="Times New Roman" w:hAnsi="Times New Roman" w:cs="Times New Roman"/>
          <w:sz w:val="28"/>
          <w:szCs w:val="28"/>
        </w:rPr>
        <w:t xml:space="preserve"> (Unified Modeling Language) – унифицированный язык моделирования </w:t>
      </w:r>
      <w:r w:rsidR="0009438E" w:rsidRPr="00305D40">
        <w:rPr>
          <w:rFonts w:ascii="Times New Roman" w:hAnsi="Times New Roman" w:cs="Times New Roman"/>
          <w:sz w:val="28"/>
          <w:szCs w:val="28"/>
        </w:rPr>
        <w:br w:type="page"/>
      </w:r>
    </w:p>
    <w:p w:rsidR="00354C8A" w:rsidRPr="00305D40" w:rsidRDefault="0009438E" w:rsidP="00BF67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74" w:name="_Toc6496518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374"/>
    </w:p>
    <w:p w:rsidR="0070573E" w:rsidRPr="00305D40" w:rsidRDefault="00E0081B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Здоровый образ жизни является неотъемлемым атрибутом современно</w:t>
      </w:r>
      <w:r w:rsidRPr="00305D40">
        <w:rPr>
          <w:rFonts w:ascii="Times New Roman" w:hAnsi="Times New Roman" w:cs="Times New Roman"/>
          <w:sz w:val="28"/>
          <w:szCs w:val="28"/>
        </w:rPr>
        <w:t>го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мира</w:t>
      </w:r>
      <w:r w:rsidRPr="00C1387A">
        <w:rPr>
          <w:rFonts w:ascii="Times New Roman" w:hAnsi="Times New Roman" w:cs="Times New Roman"/>
          <w:sz w:val="28"/>
          <w:szCs w:val="28"/>
        </w:rPr>
        <w:t xml:space="preserve">. </w:t>
      </w:r>
      <w:r w:rsidR="00730949" w:rsidRPr="00305D40">
        <w:rPr>
          <w:rFonts w:ascii="Times New Roman" w:hAnsi="Times New Roman" w:cs="Times New Roman"/>
          <w:sz w:val="28"/>
          <w:szCs w:val="28"/>
        </w:rPr>
        <w:t>Проектируем</w:t>
      </w:r>
      <w:r w:rsidRPr="00305D40">
        <w:rPr>
          <w:rFonts w:ascii="Times New Roman" w:hAnsi="Times New Roman" w:cs="Times New Roman"/>
          <w:sz w:val="28"/>
          <w:szCs w:val="28"/>
        </w:rPr>
        <w:t>ая информационная система «Меню»</w:t>
      </w:r>
      <w:r w:rsidR="0070573E"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позволяет облегчить план</w:t>
      </w:r>
      <w:r w:rsidR="00763D7F" w:rsidRPr="00305D40">
        <w:rPr>
          <w:rFonts w:ascii="Times New Roman" w:hAnsi="Times New Roman" w:cs="Times New Roman"/>
          <w:sz w:val="28"/>
          <w:szCs w:val="28"/>
        </w:rPr>
        <w:t>ирование, составление и хранение</w:t>
      </w:r>
      <w:r w:rsidRPr="00305D40">
        <w:rPr>
          <w:rFonts w:ascii="Times New Roman" w:hAnsi="Times New Roman" w:cs="Times New Roman"/>
          <w:sz w:val="28"/>
          <w:szCs w:val="28"/>
        </w:rPr>
        <w:t xml:space="preserve"> меню на основе сбалан</w:t>
      </w:r>
      <w:r w:rsidR="00763D7F" w:rsidRPr="00305D40">
        <w:rPr>
          <w:rFonts w:ascii="Times New Roman" w:hAnsi="Times New Roman" w:cs="Times New Roman"/>
          <w:sz w:val="28"/>
          <w:szCs w:val="28"/>
        </w:rPr>
        <w:t>сированного питания</w:t>
      </w:r>
      <w:r w:rsidR="0070573E" w:rsidRPr="00305D40">
        <w:rPr>
          <w:rFonts w:ascii="Times New Roman" w:hAnsi="Times New Roman" w:cs="Times New Roman"/>
          <w:sz w:val="28"/>
          <w:szCs w:val="28"/>
        </w:rPr>
        <w:t>. ИС «Меню» подразумевает удобную платформу для быстрого и качественного создания меню на основе таких показателей, как пол, рост, вес, возраст и активность пользователя.</w:t>
      </w:r>
      <w:r w:rsidR="004F2E7D" w:rsidRPr="00305D40">
        <w:rPr>
          <w:rFonts w:ascii="Times New Roman" w:hAnsi="Times New Roman" w:cs="Times New Roman"/>
          <w:sz w:val="28"/>
          <w:szCs w:val="28"/>
        </w:rPr>
        <w:t xml:space="preserve"> ИС «Меню» должно быть реализовано в виде мобильного приложения для </w:t>
      </w:r>
      <w:r w:rsidR="001E38CB" w:rsidRPr="00305D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38CB" w:rsidRPr="00C1387A">
        <w:rPr>
          <w:rFonts w:ascii="Times New Roman" w:hAnsi="Times New Roman" w:cs="Times New Roman"/>
          <w:sz w:val="28"/>
          <w:szCs w:val="28"/>
        </w:rPr>
        <w:t xml:space="preserve"> телефонов.</w:t>
      </w:r>
    </w:p>
    <w:p w:rsidR="0070573E" w:rsidRPr="00305D40" w:rsidRDefault="0070573E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Целью курсовой работы является написание ТЗ и проектирование информационной системы «Меню».</w:t>
      </w:r>
    </w:p>
    <w:p w:rsidR="00F97741" w:rsidRPr="00305D40" w:rsidRDefault="00F97741" w:rsidP="00195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Задачи:</w:t>
      </w:r>
    </w:p>
    <w:p w:rsidR="00F97741" w:rsidRPr="00305D40" w:rsidRDefault="00F97741" w:rsidP="00195DFF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Проанализировать существующие аналоги</w:t>
      </w:r>
      <w:r w:rsidR="0070573E" w:rsidRPr="00305D40">
        <w:rPr>
          <w:rFonts w:ascii="Times New Roman" w:hAnsi="Times New Roman" w:cs="Times New Roman"/>
          <w:sz w:val="28"/>
          <w:szCs w:val="28"/>
        </w:rPr>
        <w:t xml:space="preserve"> в сфере создания меню и расчета </w:t>
      </w:r>
      <w:r w:rsidR="00195DFF" w:rsidRPr="00305D40">
        <w:rPr>
          <w:rFonts w:ascii="Times New Roman" w:hAnsi="Times New Roman" w:cs="Times New Roman"/>
          <w:sz w:val="28"/>
          <w:szCs w:val="28"/>
        </w:rPr>
        <w:t>суточной нормы калорий для человека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обосновать необходимость разработки информационной системы</w:t>
      </w:r>
      <w:r w:rsidR="00D756FF" w:rsidRPr="00305D40">
        <w:rPr>
          <w:rFonts w:ascii="Times New Roman" w:hAnsi="Times New Roman" w:cs="Times New Roman"/>
          <w:sz w:val="28"/>
          <w:szCs w:val="28"/>
        </w:rPr>
        <w:t>.</w:t>
      </w:r>
    </w:p>
    <w:p w:rsidR="00F97741" w:rsidRPr="00305D40" w:rsidRDefault="00F97741" w:rsidP="00195DFF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Разработать требования к системе в целом, а также требования к видам обеспечения: информационному, математическому, алгоритмическому, лингвистическому, программному, техническому, организационному, методическому</w:t>
      </w:r>
      <w:r w:rsidR="00D756FF" w:rsidRPr="00305D40">
        <w:rPr>
          <w:rFonts w:ascii="Times New Roman" w:hAnsi="Times New Roman" w:cs="Times New Roman"/>
          <w:sz w:val="28"/>
          <w:szCs w:val="28"/>
        </w:rPr>
        <w:t>.</w:t>
      </w:r>
    </w:p>
    <w:p w:rsidR="0009438E" w:rsidRPr="00305D40" w:rsidRDefault="00F97741" w:rsidP="00195DFF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Произвести проектирование системы с использованием диаграмм: IDEF0, IDEF1X, концептуальная модель базы данных, логическая модель базы данных, физическая модель базы данных, диаграммы UML.</w:t>
      </w:r>
      <w:r w:rsidR="0009438E" w:rsidRPr="00305D40">
        <w:rPr>
          <w:rFonts w:ascii="Times New Roman" w:hAnsi="Times New Roman" w:cs="Times New Roman"/>
          <w:sz w:val="28"/>
          <w:szCs w:val="28"/>
        </w:rPr>
        <w:br w:type="page"/>
      </w:r>
    </w:p>
    <w:p w:rsidR="00354C8A" w:rsidRPr="00305D40" w:rsidRDefault="0009438E" w:rsidP="002E204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75" w:name="_Toc6496519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1. ОПИСАНИЕ ПРЕДМЕТНОЙ ОБЛАСТИ</w:t>
      </w:r>
      <w:bookmarkEnd w:id="1375"/>
    </w:p>
    <w:p w:rsidR="00105E1B" w:rsidRPr="00305D40" w:rsidRDefault="00F50AB8" w:rsidP="002E204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76" w:name="_Toc6496520"/>
      <w:r w:rsidRPr="00305D4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F2E7D" w:rsidRPr="00305D4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. Сбалансированное питание</w:t>
      </w:r>
      <w:bookmarkEnd w:id="1376"/>
    </w:p>
    <w:p w:rsidR="002E2044" w:rsidRPr="00305D40" w:rsidRDefault="00105E1B" w:rsidP="002E2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Сбалансированное питание приносит большую пользу организму человека. При правильно</w:t>
      </w:r>
      <w:r w:rsidR="00763D7F" w:rsidRPr="00305D40">
        <w:rPr>
          <w:rFonts w:ascii="Times New Roman" w:hAnsi="Times New Roman" w:cs="Times New Roman"/>
          <w:sz w:val="28"/>
          <w:szCs w:val="28"/>
        </w:rPr>
        <w:t>м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составлен</w:t>
      </w:r>
      <w:r w:rsidR="00763D7F" w:rsidRPr="00305D40">
        <w:rPr>
          <w:rFonts w:ascii="Times New Roman" w:hAnsi="Times New Roman" w:cs="Times New Roman"/>
          <w:sz w:val="28"/>
          <w:szCs w:val="28"/>
        </w:rPr>
        <w:t>ии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763D7F" w:rsidRPr="00305D40">
        <w:rPr>
          <w:rFonts w:ascii="Times New Roman" w:hAnsi="Times New Roman" w:cs="Times New Roman"/>
          <w:sz w:val="28"/>
          <w:szCs w:val="28"/>
        </w:rPr>
        <w:t>р</w:t>
      </w:r>
      <w:r w:rsidRPr="00305D40">
        <w:rPr>
          <w:rFonts w:ascii="Times New Roman" w:hAnsi="Times New Roman" w:cs="Times New Roman"/>
          <w:sz w:val="28"/>
          <w:szCs w:val="28"/>
        </w:rPr>
        <w:t>ационально</w:t>
      </w:r>
      <w:r w:rsidR="00763D7F" w:rsidRPr="00305D40">
        <w:rPr>
          <w:rFonts w:ascii="Times New Roman" w:hAnsi="Times New Roman" w:cs="Times New Roman"/>
          <w:sz w:val="28"/>
          <w:szCs w:val="28"/>
        </w:rPr>
        <w:t>го</w:t>
      </w:r>
      <w:r w:rsidRPr="00305D40">
        <w:rPr>
          <w:rFonts w:ascii="Times New Roman" w:hAnsi="Times New Roman" w:cs="Times New Roman"/>
          <w:sz w:val="28"/>
          <w:szCs w:val="28"/>
        </w:rPr>
        <w:t xml:space="preserve"> меню можно добиться увеличения мышечной массы, сжигания лишних килограммов и нормализации метаболизма. Кроме того, здоровое сбалансированное питание наделяет организм витаминами и минералами. Главными принципами являются создание четкого рациона и продумывание графика употребления пищи с высоким содержанием энергетически ценных и питательных веществ.</w:t>
      </w:r>
    </w:p>
    <w:p w:rsidR="002460FF" w:rsidRPr="00305D40" w:rsidRDefault="002E2044" w:rsidP="00246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Энергетическая ценность продуктов питан</w:t>
      </w:r>
      <w:r w:rsidR="002460FF" w:rsidRPr="00305D40">
        <w:rPr>
          <w:rFonts w:ascii="Times New Roman" w:hAnsi="Times New Roman" w:cs="Times New Roman"/>
          <w:sz w:val="28"/>
          <w:szCs w:val="28"/>
        </w:rPr>
        <w:t>ия (калорийность) - расчетное</w:t>
      </w:r>
      <w:r w:rsidRPr="00305D40">
        <w:rPr>
          <w:rFonts w:ascii="Times New Roman" w:hAnsi="Times New Roman" w:cs="Times New Roman"/>
          <w:sz w:val="28"/>
          <w:szCs w:val="28"/>
        </w:rPr>
        <w:t xml:space="preserve"> количество тепловой энергии (измеряемое в калориях или джоулях), которое вырабатывается организмом человека при усвоении съеденных продуктов. Зависит от химического состава пищи (количества белков, жиров, углеводов и других веществ).</w:t>
      </w:r>
    </w:p>
    <w:p w:rsidR="002460FF" w:rsidRPr="00305D40" w:rsidRDefault="002460FF" w:rsidP="00246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Белок - важный строительный элемент нашего организма, находящийся в каждой клетке. Он является питательным элементом при поддержании или построении наших мышц. Жиры - источник энергии. Углеводы — не менее важная группа среди питательных веществ. Благодаря глюкозе, которая вырабатывается из потребляемого гликогена, наш организм нормально функционирует.</w:t>
      </w:r>
    </w:p>
    <w:p w:rsidR="00D756FF" w:rsidRPr="00305D40" w:rsidRDefault="009B61B6" w:rsidP="00246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В настоящее время все больше людей начинают </w:t>
      </w:r>
      <w:r w:rsidR="003D1E82">
        <w:rPr>
          <w:rFonts w:ascii="Times New Roman" w:hAnsi="Times New Roman" w:cs="Times New Roman"/>
          <w:sz w:val="28"/>
          <w:szCs w:val="28"/>
        </w:rPr>
        <w:t>соблюдать</w:t>
      </w:r>
      <w:r w:rsidRPr="00305D40">
        <w:rPr>
          <w:rFonts w:ascii="Times New Roman" w:hAnsi="Times New Roman" w:cs="Times New Roman"/>
          <w:sz w:val="28"/>
          <w:szCs w:val="28"/>
        </w:rPr>
        <w:t xml:space="preserve"> здоровый образ жизни и придерживаться сбалансированного питания. В результате чего возникает потребность в инструментах для составления меню. ИС «Меню» должна удовлетворять требованиям и запросам пользователя в составлении рационального меню.</w:t>
      </w:r>
    </w:p>
    <w:p w:rsidR="0009438E" w:rsidRPr="00305D40" w:rsidRDefault="0009438E" w:rsidP="00246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:rsidR="0009438E" w:rsidRPr="00305D40" w:rsidRDefault="0009438E" w:rsidP="00BF67E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77" w:name="_Toc6496521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2. ОБЗОР АНАЛОГОВ</w:t>
      </w:r>
      <w:bookmarkEnd w:id="1377"/>
    </w:p>
    <w:p w:rsidR="002460FF" w:rsidRPr="00305D40" w:rsidRDefault="002460FF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аналогов ИС «Меню» были рассмотрены:</w:t>
      </w:r>
    </w:p>
    <w:p w:rsidR="002460FF" w:rsidRPr="00C1387A" w:rsidRDefault="002460FF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D756FF" w:rsidRPr="00305D40">
        <w:rPr>
          <w:rFonts w:ascii="Times New Roman" w:hAnsi="Times New Roman" w:cs="Times New Roman"/>
          <w:sz w:val="28"/>
          <w:szCs w:val="28"/>
        </w:rPr>
        <w:t>п</w:t>
      </w:r>
      <w:r w:rsidRPr="00305D40">
        <w:rPr>
          <w:rFonts w:ascii="Times New Roman" w:hAnsi="Times New Roman" w:cs="Times New Roman"/>
          <w:sz w:val="28"/>
          <w:szCs w:val="28"/>
        </w:rPr>
        <w:t>риложение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67E6"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="00BF67E6"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F5463" w:rsidRPr="00305D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5463" w:rsidRPr="00C1387A" w:rsidRDefault="000F5463" w:rsidP="00BF6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D4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D756FF" w:rsidRPr="00305D40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>айт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«health-diet.ru».</w:t>
      </w:r>
    </w:p>
    <w:p w:rsidR="00A773AC" w:rsidRPr="00305D40" w:rsidRDefault="00A773AC" w:rsidP="00A773A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78" w:name="_Toc6496522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0F5463" w:rsidRPr="00C138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Приложение «</w:t>
      </w:r>
      <w:r w:rsidRPr="00305D40">
        <w:rPr>
          <w:rFonts w:ascii="Times New Roman" w:hAnsi="Times New Roman" w:cs="Times New Roman"/>
          <w:color w:val="auto"/>
          <w:sz w:val="28"/>
          <w:szCs w:val="28"/>
          <w:lang w:val="en-US"/>
        </w:rPr>
        <w:t>FatSecret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78"/>
    </w:p>
    <w:p w:rsidR="00A773AC" w:rsidRPr="00305D40" w:rsidRDefault="00A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Популярным приложением среди людей, ведущих здоровый образ жизни, является «FatSecret». «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Pr="00305D40">
        <w:rPr>
          <w:rFonts w:ascii="Times New Roman" w:hAnsi="Times New Roman" w:cs="Times New Roman"/>
          <w:sz w:val="28"/>
          <w:szCs w:val="28"/>
        </w:rPr>
        <w:t xml:space="preserve">» это счетчик калорий включающий более 1000 наименований продуктов. Приложение согласно цели пользователя рассчитывает суточную норму калорий и </w:t>
      </w:r>
      <w:r w:rsidR="00CA1AD0" w:rsidRPr="00305D40">
        <w:rPr>
          <w:rFonts w:ascii="Times New Roman" w:hAnsi="Times New Roman" w:cs="Times New Roman"/>
          <w:sz w:val="28"/>
          <w:szCs w:val="28"/>
        </w:rPr>
        <w:t>макро</w:t>
      </w:r>
      <w:r w:rsidRPr="00305D40">
        <w:rPr>
          <w:rFonts w:ascii="Times New Roman" w:hAnsi="Times New Roman" w:cs="Times New Roman"/>
          <w:sz w:val="28"/>
          <w:szCs w:val="28"/>
        </w:rPr>
        <w:t>нутриентов. Является кроссплатформенным и обладает удобным интерфейсом.</w:t>
      </w:r>
      <w:r w:rsidR="001E208A" w:rsidRPr="00305D40">
        <w:rPr>
          <w:rFonts w:ascii="Times New Roman" w:hAnsi="Times New Roman" w:cs="Times New Roman"/>
          <w:sz w:val="28"/>
          <w:szCs w:val="28"/>
        </w:rPr>
        <w:t xml:space="preserve"> Позволяет вносить необходимое количество продукта в дневник питания и отслеживать потребляемое количество КБЖУ. </w:t>
      </w:r>
    </w:p>
    <w:p w:rsidR="000F5463" w:rsidRPr="00C1387A" w:rsidRDefault="000F5463" w:rsidP="00C1387A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379" w:name="_Toc6496523"/>
      <w:r w:rsidRPr="00C1387A">
        <w:rPr>
          <w:rFonts w:ascii="Times New Roman" w:hAnsi="Times New Roman" w:cs="Times New Roman"/>
          <w:color w:val="auto"/>
          <w:sz w:val="28"/>
          <w:szCs w:val="28"/>
        </w:rPr>
        <w:t>2.2. Сайт «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health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diet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79"/>
    </w:p>
    <w:p w:rsidR="000F5463" w:rsidRPr="00305D40" w:rsidRDefault="00C74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Сайт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C1387A">
        <w:rPr>
          <w:rFonts w:ascii="Times New Roman" w:hAnsi="Times New Roman" w:cs="Times New Roman"/>
          <w:sz w:val="28"/>
          <w:szCs w:val="28"/>
        </w:rPr>
        <w:t>-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diet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sz w:val="28"/>
          <w:szCs w:val="28"/>
        </w:rPr>
        <w:t>» представляет собой интерактивную площадку, основанную на диалоге с пользователем. На основе личных настроек</w:t>
      </w:r>
      <w:r w:rsidR="00E177BC" w:rsidRPr="00C1387A">
        <w:rPr>
          <w:rFonts w:ascii="Times New Roman" w:hAnsi="Times New Roman" w:cs="Times New Roman"/>
          <w:sz w:val="28"/>
          <w:szCs w:val="28"/>
        </w:rPr>
        <w:t xml:space="preserve"> пользователь получает персональные рекомендации по суточной норме калорий и макронутриентов. Сайт включает в себя: дневник питания, дневник тренировок, вес и измерения. Сайт оснащен большой базой рецептов и имеет блог для общения пользователей.</w:t>
      </w:r>
    </w:p>
    <w:p w:rsidR="001E208A" w:rsidRPr="00305D40" w:rsidRDefault="00EC1C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80" w:name="_Toc6496524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0F5463" w:rsidRPr="00C1387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. Сравнение аналогов и обоснование на разработку</w:t>
      </w:r>
      <w:bookmarkEnd w:id="1380"/>
    </w:p>
    <w:p w:rsidR="00AC2601" w:rsidRPr="00305D40" w:rsidRDefault="00EC1CF9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В качестве сравнительных </w:t>
      </w:r>
      <w:r w:rsidR="00AC2601" w:rsidRPr="00305D40">
        <w:rPr>
          <w:rFonts w:ascii="Times New Roman" w:hAnsi="Times New Roman" w:cs="Times New Roman"/>
          <w:sz w:val="28"/>
          <w:szCs w:val="28"/>
        </w:rPr>
        <w:t>характеристик выбраны функции и содержательные составляющие вышесказанных систем. Результат сравнения аналогов представлен в таблице 1.</w:t>
      </w:r>
    </w:p>
    <w:p w:rsidR="00AC2601" w:rsidRPr="00305D40" w:rsidRDefault="00AC2601" w:rsidP="00AC260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</w:t>
      </w:r>
    </w:p>
    <w:p w:rsidR="00E53836" w:rsidRPr="00305D40" w:rsidRDefault="00E53836" w:rsidP="00E5383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 Сравнение аналогов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64"/>
        <w:gridCol w:w="1236"/>
        <w:gridCol w:w="1876"/>
        <w:gridCol w:w="2098"/>
      </w:tblGrid>
      <w:tr w:rsidR="000F5463" w:rsidRPr="00305D40" w:rsidTr="00C1387A">
        <w:trPr>
          <w:trHeight w:val="649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Сравнительная характеристика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ИС «Меню»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Сайт «health-diet.ru»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Приложение «</w:t>
            </w: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FatSecret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F5463" w:rsidRPr="00305D40" w:rsidTr="00C1387A">
        <w:trPr>
          <w:trHeight w:val="649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пользователя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5463" w:rsidRPr="00305D40" w:rsidTr="00C1387A">
        <w:trPr>
          <w:trHeight w:val="973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Составление меню согласно КБЖУ пользователя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F5463" w:rsidRPr="00305D40" w:rsidTr="00C1387A">
        <w:trPr>
          <w:trHeight w:val="324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Расчет КБЖУ блюда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5463" w:rsidRPr="00305D40" w:rsidTr="00C1387A">
        <w:trPr>
          <w:trHeight w:val="649"/>
        </w:trPr>
        <w:tc>
          <w:tcPr>
            <w:tcW w:w="3964" w:type="dxa"/>
            <w:vAlign w:val="center"/>
          </w:tcPr>
          <w:p w:rsidR="000F5463" w:rsidRPr="00305D40" w:rsidRDefault="000F5463" w:rsidP="00E538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продукта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5463" w:rsidRPr="00305D40" w:rsidTr="00C1387A">
        <w:trPr>
          <w:trHeight w:val="649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База данных с рецептами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5463" w:rsidRPr="00305D40" w:rsidTr="00C1387A">
        <w:trPr>
          <w:trHeight w:val="973"/>
        </w:trPr>
        <w:tc>
          <w:tcPr>
            <w:tcW w:w="3964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списка продуктов </w:t>
            </w: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TODO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 xml:space="preserve"> согласно меню</w:t>
            </w:r>
          </w:p>
        </w:tc>
        <w:tc>
          <w:tcPr>
            <w:tcW w:w="123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98" w:type="dxa"/>
            <w:vAlign w:val="center"/>
          </w:tcPr>
          <w:p w:rsidR="000F5463" w:rsidRPr="00305D40" w:rsidRDefault="000F5463" w:rsidP="007D0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9C09AF" w:rsidRPr="00305D40" w:rsidRDefault="009C09AF" w:rsidP="00AC26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9438E" w:rsidRPr="00305D40" w:rsidRDefault="00D756FF" w:rsidP="009C09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Отсутствии функции подбора меню для пользователя согласно его КБЖУ у </w:t>
      </w:r>
      <w:r w:rsidR="00E53836" w:rsidRPr="00305D40">
        <w:rPr>
          <w:rFonts w:ascii="Times New Roman" w:hAnsi="Times New Roman" w:cs="Times New Roman"/>
          <w:sz w:val="28"/>
          <w:szCs w:val="28"/>
        </w:rPr>
        <w:t>приложени</w:t>
      </w:r>
      <w:r w:rsidRPr="00305D40">
        <w:rPr>
          <w:rFonts w:ascii="Times New Roman" w:hAnsi="Times New Roman" w:cs="Times New Roman"/>
          <w:sz w:val="28"/>
          <w:szCs w:val="28"/>
        </w:rPr>
        <w:t>я</w:t>
      </w:r>
      <w:r w:rsidR="00E53836"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 w:rsidR="00E53836"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="00E53836" w:rsidRPr="00305D40">
        <w:rPr>
          <w:rFonts w:ascii="Times New Roman" w:hAnsi="Times New Roman" w:cs="Times New Roman"/>
          <w:sz w:val="28"/>
          <w:szCs w:val="28"/>
        </w:rPr>
        <w:t>»</w:t>
      </w:r>
      <w:r w:rsidRPr="00305D40">
        <w:rPr>
          <w:rFonts w:ascii="Times New Roman" w:hAnsi="Times New Roman" w:cs="Times New Roman"/>
          <w:sz w:val="28"/>
          <w:szCs w:val="28"/>
        </w:rPr>
        <w:t>, не позволяет использовать данный аналог для решения поставленных</w:t>
      </w:r>
      <w:r w:rsidR="00056816"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задач</w:t>
      </w:r>
      <w:r w:rsidR="009C09AF" w:rsidRPr="00305D40">
        <w:rPr>
          <w:rFonts w:ascii="Times New Roman" w:hAnsi="Times New Roman" w:cs="Times New Roman"/>
          <w:sz w:val="28"/>
          <w:szCs w:val="28"/>
        </w:rPr>
        <w:t>. ИС «Меню» будет рассчитывать необходимую норму калорий для пользователя и составлять меню.</w:t>
      </w:r>
      <w:r w:rsidR="0009438E" w:rsidRPr="00305D40">
        <w:rPr>
          <w:rFonts w:ascii="Times New Roman" w:hAnsi="Times New Roman" w:cs="Times New Roman"/>
          <w:sz w:val="28"/>
          <w:szCs w:val="28"/>
        </w:rPr>
        <w:br w:type="page"/>
      </w:r>
    </w:p>
    <w:p w:rsidR="00354C8A" w:rsidRPr="00C1387A" w:rsidRDefault="0009438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81" w:name="_Toc6496525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3. ТРЕБОВАНИЯ К СИСТЕМЕ</w:t>
      </w:r>
      <w:bookmarkEnd w:id="1381"/>
    </w:p>
    <w:p w:rsidR="00354C8A" w:rsidRPr="00305D40" w:rsidRDefault="004A4AE3" w:rsidP="00C1387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82" w:name="_Toc6496526"/>
      <w:r w:rsidRPr="00305D40">
        <w:rPr>
          <w:rFonts w:ascii="Times New Roman" w:hAnsi="Times New Roman" w:cs="Times New Roman"/>
          <w:color w:val="auto"/>
          <w:sz w:val="28"/>
          <w:szCs w:val="28"/>
        </w:rPr>
        <w:t>3.1. Требования к системе в целом</w:t>
      </w:r>
      <w:bookmarkEnd w:id="1382"/>
    </w:p>
    <w:p w:rsidR="00761119" w:rsidRPr="00305D40" w:rsidRDefault="00220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ИС «Меню» </w:t>
      </w:r>
      <w:r w:rsidR="00F3787A" w:rsidRPr="00305D40">
        <w:rPr>
          <w:rFonts w:ascii="Times New Roman" w:hAnsi="Times New Roman" w:cs="Times New Roman"/>
          <w:sz w:val="28"/>
          <w:szCs w:val="28"/>
        </w:rPr>
        <w:t>реализует функции сбора,</w:t>
      </w:r>
      <w:r w:rsidR="00D756FF" w:rsidRPr="00305D40">
        <w:rPr>
          <w:rFonts w:ascii="Times New Roman" w:hAnsi="Times New Roman" w:cs="Times New Roman"/>
          <w:sz w:val="28"/>
          <w:szCs w:val="28"/>
        </w:rPr>
        <w:t xml:space="preserve"> хранения,</w:t>
      </w:r>
      <w:r w:rsidR="00F3787A" w:rsidRPr="00305D40">
        <w:rPr>
          <w:rFonts w:ascii="Times New Roman" w:hAnsi="Times New Roman" w:cs="Times New Roman"/>
          <w:sz w:val="28"/>
          <w:szCs w:val="28"/>
        </w:rPr>
        <w:t xml:space="preserve"> обработки и анализа данных</w:t>
      </w:r>
      <w:r w:rsidR="00A33CD6" w:rsidRPr="00305D40">
        <w:rPr>
          <w:rFonts w:ascii="Times New Roman" w:hAnsi="Times New Roman" w:cs="Times New Roman"/>
          <w:sz w:val="28"/>
          <w:szCs w:val="28"/>
        </w:rPr>
        <w:t>.</w:t>
      </w:r>
      <w:r w:rsidR="00F3787A" w:rsidRPr="00305D40">
        <w:rPr>
          <w:rFonts w:ascii="Times New Roman" w:hAnsi="Times New Roman" w:cs="Times New Roman"/>
          <w:sz w:val="28"/>
          <w:szCs w:val="28"/>
        </w:rPr>
        <w:t xml:space="preserve"> ИС «Меню»</w:t>
      </w:r>
      <w:ins w:id="1383" w:author="Криворученко Александра Николаевна" w:date="2019-04-18T16:12:00Z">
        <w:r w:rsidR="00B97731" w:rsidRPr="00B97731">
          <w:rPr>
            <w:rFonts w:ascii="Times New Roman" w:hAnsi="Times New Roman" w:cs="Times New Roman"/>
            <w:sz w:val="28"/>
            <w:szCs w:val="28"/>
            <w:rPrChange w:id="1384" w:author="Криворученко Александра Николаевна" w:date="2019-04-18T16:1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del w:id="1385" w:author="Криворученко Александра Николаевна" w:date="2019-04-18T16:12:00Z">
        <w:r w:rsidR="00A33CD6" w:rsidRPr="00305D40" w:rsidDel="00B97731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</w:del>
      <w:r w:rsidR="00F3787A" w:rsidRPr="00305D40">
        <w:rPr>
          <w:rFonts w:ascii="Times New Roman" w:hAnsi="Times New Roman" w:cs="Times New Roman"/>
          <w:sz w:val="28"/>
          <w:szCs w:val="28"/>
        </w:rPr>
        <w:t xml:space="preserve">это </w:t>
      </w:r>
      <w:r w:rsidR="00A33CD6" w:rsidRPr="00305D40">
        <w:rPr>
          <w:rFonts w:ascii="Times New Roman" w:hAnsi="Times New Roman" w:cs="Times New Roman"/>
          <w:sz w:val="28"/>
          <w:szCs w:val="28"/>
        </w:rPr>
        <w:t>комплексное решение,</w:t>
      </w:r>
      <w:r w:rsidR="00F3787A" w:rsidRPr="00305D40">
        <w:rPr>
          <w:rFonts w:ascii="Times New Roman" w:hAnsi="Times New Roman" w:cs="Times New Roman"/>
          <w:sz w:val="28"/>
          <w:szCs w:val="28"/>
        </w:rPr>
        <w:t xml:space="preserve"> основанное на </w:t>
      </w:r>
      <w:r w:rsidR="00A33CD6" w:rsidRPr="00305D40">
        <w:rPr>
          <w:rFonts w:ascii="Times New Roman" w:hAnsi="Times New Roman" w:cs="Times New Roman"/>
          <w:sz w:val="28"/>
          <w:szCs w:val="28"/>
        </w:rPr>
        <w:t>м</w:t>
      </w:r>
      <w:r w:rsidR="0054750D" w:rsidRPr="00305D40">
        <w:rPr>
          <w:rFonts w:ascii="Times New Roman" w:hAnsi="Times New Roman" w:cs="Times New Roman"/>
          <w:sz w:val="28"/>
          <w:szCs w:val="28"/>
        </w:rPr>
        <w:t>обильно</w:t>
      </w:r>
      <w:r w:rsidR="00F3787A" w:rsidRPr="00305D40">
        <w:rPr>
          <w:rFonts w:ascii="Times New Roman" w:hAnsi="Times New Roman" w:cs="Times New Roman"/>
          <w:sz w:val="28"/>
          <w:szCs w:val="28"/>
        </w:rPr>
        <w:t>м</w:t>
      </w:r>
      <w:r w:rsidR="0054750D" w:rsidRPr="00305D40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A33CD6" w:rsidRPr="00305D40">
        <w:rPr>
          <w:rFonts w:ascii="Times New Roman" w:hAnsi="Times New Roman" w:cs="Times New Roman"/>
          <w:sz w:val="28"/>
          <w:szCs w:val="28"/>
        </w:rPr>
        <w:t>и</w:t>
      </w:r>
      <w:r w:rsidR="00F3787A" w:rsidRPr="00305D40">
        <w:rPr>
          <w:rFonts w:ascii="Times New Roman" w:hAnsi="Times New Roman" w:cs="Times New Roman"/>
          <w:sz w:val="28"/>
          <w:szCs w:val="28"/>
        </w:rPr>
        <w:t xml:space="preserve"> и серверном программном обеспечении</w:t>
      </w:r>
      <w:r w:rsidR="00BD39FC"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F3787A" w:rsidRPr="00305D40">
        <w:rPr>
          <w:rFonts w:ascii="Times New Roman" w:hAnsi="Times New Roman" w:cs="Times New Roman"/>
          <w:sz w:val="28"/>
          <w:szCs w:val="28"/>
        </w:rPr>
        <w:t>(</w:t>
      </w:r>
      <w:r w:rsidR="00BD39FC" w:rsidRPr="00305D40">
        <w:rPr>
          <w:rFonts w:ascii="Times New Roman" w:hAnsi="Times New Roman" w:cs="Times New Roman"/>
          <w:sz w:val="28"/>
          <w:szCs w:val="28"/>
        </w:rPr>
        <w:t>рис. 1</w:t>
      </w:r>
      <w:r w:rsidR="00F3787A" w:rsidRPr="00305D40">
        <w:rPr>
          <w:rFonts w:ascii="Times New Roman" w:hAnsi="Times New Roman" w:cs="Times New Roman"/>
          <w:sz w:val="28"/>
          <w:szCs w:val="28"/>
        </w:rPr>
        <w:t>)</w:t>
      </w:r>
      <w:r w:rsidR="00BD39FC" w:rsidRPr="00305D40">
        <w:rPr>
          <w:rFonts w:ascii="Times New Roman" w:hAnsi="Times New Roman" w:cs="Times New Roman"/>
          <w:sz w:val="28"/>
          <w:szCs w:val="28"/>
        </w:rPr>
        <w:t>.</w:t>
      </w:r>
      <w:r w:rsidR="00E45025" w:rsidRPr="00305D40">
        <w:rPr>
          <w:rFonts w:ascii="Times New Roman" w:hAnsi="Times New Roman" w:cs="Times New Roman"/>
          <w:sz w:val="28"/>
          <w:szCs w:val="28"/>
        </w:rPr>
        <w:t xml:space="preserve"> Архитектура ИС должна быть реализована с помощью принципов объектно-ориентированного программирования: </w:t>
      </w:r>
      <w:r w:rsidR="000B4230" w:rsidRPr="00305D40">
        <w:rPr>
          <w:rFonts w:ascii="Times New Roman" w:hAnsi="Times New Roman" w:cs="Times New Roman"/>
          <w:sz w:val="28"/>
          <w:szCs w:val="28"/>
        </w:rPr>
        <w:t>«инкапсуляция», «полиморфизм» и «разделение обязанностей».</w:t>
      </w:r>
    </w:p>
    <w:p w:rsidR="00BD39FC" w:rsidRPr="00C1387A" w:rsidRDefault="00BD39FC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B356B" wp14:editId="3C9D30E6">
            <wp:extent cx="4557938" cy="1784761"/>
            <wp:effectExtent l="0" t="0" r="0" b="6350"/>
            <wp:docPr id="1" name="Рисунок 1" descr="https://habrastorage.org/files/3ca/ecf/6e6/3caecf6e67c54538a9e09c268fa86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3ca/ecf/6e6/3caecf6e67c54538a9e09c268fa861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59" cy="17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FC" w:rsidRPr="00C1387A" w:rsidRDefault="00BD39FC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1. Структура приложения</w:t>
      </w:r>
    </w:p>
    <w:p w:rsidR="00A33CD6" w:rsidRPr="00C1387A" w:rsidRDefault="00A33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ИС</w:t>
      </w:r>
      <w:r w:rsidR="006F00E4"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D756FF" w:rsidRPr="00305D40">
        <w:rPr>
          <w:rFonts w:ascii="Times New Roman" w:hAnsi="Times New Roman" w:cs="Times New Roman"/>
          <w:sz w:val="28"/>
          <w:szCs w:val="28"/>
        </w:rPr>
        <w:t>должна состоять из двух подсистем</w:t>
      </w:r>
      <w:r w:rsidR="00BD39FC" w:rsidRPr="00305D4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33CD6" w:rsidRPr="00C1387A" w:rsidRDefault="00A33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серверное программное обеспечение, база данных</w:t>
      </w:r>
      <w:r w:rsidR="00D756FF" w:rsidRPr="00305D40">
        <w:rPr>
          <w:rFonts w:ascii="Times New Roman" w:hAnsi="Times New Roman" w:cs="Times New Roman"/>
          <w:sz w:val="28"/>
          <w:szCs w:val="28"/>
        </w:rPr>
        <w:t xml:space="preserve"> управляемая СУБД</w:t>
      </w:r>
      <w:r w:rsidR="0005681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AA6763" w:rsidRPr="00305D40" w:rsidRDefault="00A33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- мобильное приложение, </w:t>
      </w:r>
      <w:r w:rsidR="00D756FF" w:rsidRPr="00305D40">
        <w:rPr>
          <w:rFonts w:ascii="Times New Roman" w:hAnsi="Times New Roman" w:cs="Times New Roman"/>
          <w:sz w:val="28"/>
          <w:szCs w:val="28"/>
        </w:rPr>
        <w:t xml:space="preserve">локальная </w:t>
      </w:r>
      <w:r w:rsidRPr="00C1387A">
        <w:rPr>
          <w:rFonts w:ascii="Times New Roman" w:hAnsi="Times New Roman" w:cs="Times New Roman"/>
          <w:sz w:val="28"/>
          <w:szCs w:val="28"/>
        </w:rPr>
        <w:t>база данных</w:t>
      </w:r>
      <w:r w:rsidR="00750199" w:rsidRPr="00305D40">
        <w:rPr>
          <w:rFonts w:ascii="Times New Roman" w:hAnsi="Times New Roman" w:cs="Times New Roman"/>
          <w:sz w:val="28"/>
          <w:szCs w:val="28"/>
        </w:rPr>
        <w:t>.</w:t>
      </w:r>
    </w:p>
    <w:p w:rsidR="00354C8A" w:rsidRPr="00305D40" w:rsidRDefault="00D756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Серверное решение</w:t>
      </w:r>
      <w:r w:rsidR="00AA6763" w:rsidRPr="00305D40">
        <w:rPr>
          <w:rFonts w:ascii="Times New Roman" w:hAnsi="Times New Roman" w:cs="Times New Roman"/>
          <w:sz w:val="28"/>
          <w:szCs w:val="28"/>
        </w:rPr>
        <w:t xml:space="preserve"> должн</w:t>
      </w:r>
      <w:r w:rsidRPr="00305D40">
        <w:rPr>
          <w:rFonts w:ascii="Times New Roman" w:hAnsi="Times New Roman" w:cs="Times New Roman"/>
          <w:sz w:val="28"/>
          <w:szCs w:val="28"/>
        </w:rPr>
        <w:t>о</w:t>
      </w:r>
      <w:r w:rsidR="00AA6763" w:rsidRPr="00305D40">
        <w:rPr>
          <w:rFonts w:ascii="Times New Roman" w:hAnsi="Times New Roman" w:cs="Times New Roman"/>
          <w:sz w:val="28"/>
          <w:szCs w:val="28"/>
        </w:rPr>
        <w:t xml:space="preserve"> быть реализован</w:t>
      </w:r>
      <w:r w:rsidRPr="00305D40">
        <w:rPr>
          <w:rFonts w:ascii="Times New Roman" w:hAnsi="Times New Roman" w:cs="Times New Roman"/>
          <w:sz w:val="28"/>
          <w:szCs w:val="28"/>
        </w:rPr>
        <w:t>о</w:t>
      </w:r>
      <w:r w:rsidR="00AA6763" w:rsidRPr="00305D4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F07138" w:rsidRPr="00305D40">
        <w:rPr>
          <w:rFonts w:ascii="Times New Roman" w:hAnsi="Times New Roman" w:cs="Times New Roman"/>
          <w:sz w:val="28"/>
          <w:szCs w:val="28"/>
        </w:rPr>
        <w:t xml:space="preserve">веб-сервиса </w:t>
      </w:r>
      <w:r w:rsidR="00F07138" w:rsidRPr="00305D40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="00F07138"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="00F07138" w:rsidRPr="00305D40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F07138"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="00F07138" w:rsidRPr="00305D40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F07138" w:rsidRPr="00C1387A">
        <w:rPr>
          <w:rFonts w:ascii="Times New Roman" w:hAnsi="Times New Roman" w:cs="Times New Roman"/>
          <w:sz w:val="28"/>
          <w:szCs w:val="28"/>
        </w:rPr>
        <w:t xml:space="preserve">, </w:t>
      </w:r>
      <w:r w:rsidR="00F07138" w:rsidRPr="00305D40">
        <w:rPr>
          <w:rFonts w:ascii="Times New Roman" w:hAnsi="Times New Roman" w:cs="Times New Roman"/>
          <w:sz w:val="28"/>
          <w:szCs w:val="28"/>
        </w:rPr>
        <w:t xml:space="preserve">а </w:t>
      </w:r>
      <w:r w:rsidRPr="00305D40">
        <w:rPr>
          <w:rFonts w:ascii="Times New Roman" w:hAnsi="Times New Roman" w:cs="Times New Roman"/>
          <w:sz w:val="28"/>
          <w:szCs w:val="28"/>
        </w:rPr>
        <w:t>мобильное решение</w:t>
      </w:r>
      <w:r w:rsidR="00F07138" w:rsidRPr="00305D40">
        <w:rPr>
          <w:rFonts w:ascii="Times New Roman" w:hAnsi="Times New Roman" w:cs="Times New Roman"/>
          <w:sz w:val="28"/>
          <w:szCs w:val="28"/>
        </w:rPr>
        <w:t xml:space="preserve"> с помощью платформы для создания приложений </w:t>
      </w:r>
      <w:r w:rsidR="00F07138" w:rsidRPr="00305D40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F07138" w:rsidRPr="00C1387A">
        <w:rPr>
          <w:rFonts w:ascii="Times New Roman" w:hAnsi="Times New Roman" w:cs="Times New Roman"/>
          <w:sz w:val="28"/>
          <w:szCs w:val="28"/>
        </w:rPr>
        <w:t>.</w:t>
      </w:r>
      <w:r w:rsidR="00F07138" w:rsidRPr="00305D4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F07138" w:rsidRPr="00305D40">
        <w:rPr>
          <w:rFonts w:ascii="Times New Roman" w:hAnsi="Times New Roman" w:cs="Times New Roman"/>
          <w:sz w:val="28"/>
          <w:szCs w:val="28"/>
        </w:rPr>
        <w:t>, в частности должна быть использована библиотека Xamarin.Android</w:t>
      </w:r>
      <w:r w:rsidR="00763C65" w:rsidRPr="00305D40">
        <w:rPr>
          <w:rFonts w:ascii="Times New Roman" w:hAnsi="Times New Roman" w:cs="Times New Roman"/>
          <w:sz w:val="28"/>
          <w:szCs w:val="28"/>
        </w:rPr>
        <w:t>.</w:t>
      </w:r>
    </w:p>
    <w:p w:rsidR="004A4AE3" w:rsidRPr="00305D40" w:rsidRDefault="004A4AE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86" w:name="_Toc6496527"/>
      <w:r w:rsidRPr="00305D40">
        <w:rPr>
          <w:rFonts w:ascii="Times New Roman" w:hAnsi="Times New Roman" w:cs="Times New Roman"/>
          <w:color w:val="auto"/>
          <w:sz w:val="28"/>
          <w:szCs w:val="28"/>
        </w:rPr>
        <w:t>3.2. Функциональные требования</w:t>
      </w:r>
      <w:bookmarkEnd w:id="1386"/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Функциональные требования – это перечень сервисов, которые должна выполнять разрабатываемая информационная система, а также элементы этой системы.</w:t>
      </w:r>
    </w:p>
    <w:p w:rsidR="004A4AE3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К информационной системе «Меню» предъявляются следующие функциональные требования: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обеспечить процессы идентификации, а</w:t>
      </w:r>
      <w:r w:rsidR="00481402" w:rsidRPr="00305D40">
        <w:rPr>
          <w:rFonts w:ascii="Times New Roman" w:hAnsi="Times New Roman" w:cs="Times New Roman"/>
          <w:sz w:val="28"/>
          <w:szCs w:val="28"/>
        </w:rPr>
        <w:t>утентификации и авторизации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lastRenderedPageBreak/>
        <w:t xml:space="preserve">- Система должна иметь функцию </w:t>
      </w:r>
      <w:r w:rsidR="00481402" w:rsidRPr="00305D40">
        <w:rPr>
          <w:rFonts w:ascii="Times New Roman" w:hAnsi="Times New Roman" w:cs="Times New Roman"/>
          <w:sz w:val="28"/>
          <w:szCs w:val="28"/>
        </w:rPr>
        <w:t xml:space="preserve">расчета суточной нормы калорий и </w:t>
      </w:r>
      <w:r w:rsidR="00CA1AD0" w:rsidRPr="00305D40">
        <w:rPr>
          <w:rFonts w:ascii="Times New Roman" w:hAnsi="Times New Roman" w:cs="Times New Roman"/>
          <w:sz w:val="28"/>
          <w:szCs w:val="28"/>
        </w:rPr>
        <w:t>макро</w:t>
      </w:r>
      <w:r w:rsidR="00481402" w:rsidRPr="00305D40">
        <w:rPr>
          <w:rFonts w:ascii="Times New Roman" w:hAnsi="Times New Roman" w:cs="Times New Roman"/>
          <w:sz w:val="28"/>
          <w:szCs w:val="28"/>
        </w:rPr>
        <w:t>нутриентов пользователя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481402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 поиска блюд по названию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481402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 создания меню исходя из сут</w:t>
      </w:r>
      <w:r w:rsidR="00016904" w:rsidRPr="00305D40">
        <w:rPr>
          <w:rFonts w:ascii="Times New Roman" w:hAnsi="Times New Roman" w:cs="Times New Roman"/>
          <w:sz w:val="28"/>
          <w:szCs w:val="28"/>
        </w:rPr>
        <w:t xml:space="preserve">очной нормы калорий, </w:t>
      </w:r>
      <w:r w:rsidR="00CA1AD0" w:rsidRPr="00305D40">
        <w:rPr>
          <w:rFonts w:ascii="Times New Roman" w:hAnsi="Times New Roman" w:cs="Times New Roman"/>
          <w:sz w:val="28"/>
          <w:szCs w:val="28"/>
        </w:rPr>
        <w:t>макро</w:t>
      </w:r>
      <w:r w:rsidR="00481402" w:rsidRPr="00305D40">
        <w:rPr>
          <w:rFonts w:ascii="Times New Roman" w:hAnsi="Times New Roman" w:cs="Times New Roman"/>
          <w:sz w:val="28"/>
          <w:szCs w:val="28"/>
        </w:rPr>
        <w:t>нутриентов</w:t>
      </w:r>
      <w:r w:rsidR="00016904" w:rsidRPr="00305D40">
        <w:rPr>
          <w:rFonts w:ascii="Times New Roman" w:hAnsi="Times New Roman" w:cs="Times New Roman"/>
          <w:sz w:val="28"/>
          <w:szCs w:val="28"/>
        </w:rPr>
        <w:t xml:space="preserve"> и цели</w:t>
      </w:r>
      <w:r w:rsidR="00481402" w:rsidRPr="00305D40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481402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</w:t>
      </w:r>
      <w:r w:rsidR="00DE66E5" w:rsidRPr="00305D40">
        <w:rPr>
          <w:rFonts w:ascii="Times New Roman" w:hAnsi="Times New Roman" w:cs="Times New Roman"/>
          <w:sz w:val="28"/>
          <w:szCs w:val="28"/>
        </w:rPr>
        <w:t xml:space="preserve"> расчета и перерасчета КБЖУ созданного меню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DE66E5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 создания списка продуктов исходя из сформированного меню пользователя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DE66E5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</w:t>
      </w:r>
      <w:r w:rsidR="006B45FE" w:rsidRPr="00305D40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6B45FE" w:rsidRPr="00305D40"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="006B45FE" w:rsidRPr="00305D40">
        <w:rPr>
          <w:rFonts w:ascii="Times New Roman" w:hAnsi="Times New Roman" w:cs="Times New Roman"/>
          <w:sz w:val="28"/>
          <w:szCs w:val="28"/>
        </w:rPr>
        <w:t xml:space="preserve"> списка продуктов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6B45FE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 расчета количества выпитой воды пользователем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BD39FC" w:rsidRPr="00305D40" w:rsidRDefault="00BD39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</w:t>
      </w:r>
      <w:r w:rsidR="006B45FE" w:rsidRPr="00305D40">
        <w:rPr>
          <w:rFonts w:ascii="Times New Roman" w:hAnsi="Times New Roman" w:cs="Times New Roman"/>
          <w:sz w:val="28"/>
          <w:szCs w:val="28"/>
        </w:rPr>
        <w:t xml:space="preserve"> Система должна иметь функцию </w:t>
      </w:r>
      <w:r w:rsidR="00016904" w:rsidRPr="00305D40">
        <w:rPr>
          <w:rFonts w:ascii="Times New Roman" w:hAnsi="Times New Roman" w:cs="Times New Roman"/>
          <w:sz w:val="28"/>
          <w:szCs w:val="28"/>
        </w:rPr>
        <w:t>перерасчета меню исходя</w:t>
      </w:r>
      <w:r w:rsidR="00CA1AD0" w:rsidRPr="00305D40">
        <w:rPr>
          <w:rFonts w:ascii="Times New Roman" w:hAnsi="Times New Roman" w:cs="Times New Roman"/>
          <w:sz w:val="28"/>
          <w:szCs w:val="28"/>
        </w:rPr>
        <w:t xml:space="preserve"> из изменения цели пользователя.</w:t>
      </w:r>
    </w:p>
    <w:p w:rsidR="004A4AE3" w:rsidRPr="00C1387A" w:rsidRDefault="004A4AE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87" w:name="_Toc6496528"/>
      <w:r w:rsidRPr="00C1387A">
        <w:rPr>
          <w:rFonts w:ascii="Times New Roman" w:hAnsi="Times New Roman" w:cs="Times New Roman"/>
          <w:color w:val="auto"/>
          <w:sz w:val="28"/>
          <w:szCs w:val="28"/>
        </w:rPr>
        <w:t>3.3. Требования к видам обеспечения</w:t>
      </w:r>
      <w:bookmarkEnd w:id="1387"/>
    </w:p>
    <w:p w:rsidR="004A4AE3" w:rsidRPr="00305D40" w:rsidRDefault="004A4AE3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88" w:name="_Toc6496529"/>
      <w:r w:rsidRPr="00305D40">
        <w:rPr>
          <w:rFonts w:ascii="Times New Roman" w:hAnsi="Times New Roman" w:cs="Times New Roman"/>
          <w:color w:val="auto"/>
          <w:sz w:val="28"/>
          <w:szCs w:val="28"/>
        </w:rPr>
        <w:t>3.3.1. Требования к математическому обеспечению</w:t>
      </w:r>
      <w:bookmarkEnd w:id="1388"/>
    </w:p>
    <w:p w:rsidR="004A4AE3" w:rsidRPr="00305D40" w:rsidRDefault="00070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В системе должен быть реализован расчет суточной нормы </w:t>
      </w:r>
      <w:r w:rsidR="008005F9" w:rsidRPr="00305D40">
        <w:rPr>
          <w:rFonts w:ascii="Times New Roman" w:hAnsi="Times New Roman" w:cs="Times New Roman"/>
          <w:sz w:val="28"/>
          <w:szCs w:val="28"/>
        </w:rPr>
        <w:t xml:space="preserve">калорий. Для расчета должна быть использована </w:t>
      </w:r>
      <w:r w:rsidR="009C09AF" w:rsidRPr="00305D40">
        <w:rPr>
          <w:rFonts w:ascii="Times New Roman" w:hAnsi="Times New Roman" w:cs="Times New Roman"/>
          <w:bCs/>
          <w:sz w:val="28"/>
          <w:szCs w:val="28"/>
        </w:rPr>
        <w:t>ф</w:t>
      </w:r>
      <w:r w:rsidR="008005F9" w:rsidRPr="00305D40">
        <w:rPr>
          <w:rFonts w:ascii="Times New Roman" w:hAnsi="Times New Roman" w:cs="Times New Roman"/>
          <w:bCs/>
          <w:sz w:val="28"/>
          <w:szCs w:val="28"/>
        </w:rPr>
        <w:t>ормула Миффлина – Сан Жеора</w:t>
      </w:r>
      <w:r w:rsidR="008005F9" w:rsidRPr="00305D40">
        <w:rPr>
          <w:rFonts w:ascii="Times New Roman" w:hAnsi="Times New Roman" w:cs="Times New Roman"/>
          <w:sz w:val="28"/>
          <w:szCs w:val="28"/>
        </w:rPr>
        <w:t>, которая учитывает индивидуальный уровень активности пользователя, а также его пол, рост, вес и возраст.</w:t>
      </w:r>
    </w:p>
    <w:p w:rsidR="008005F9" w:rsidRPr="00305D40" w:rsidRDefault="00800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Формула для мужчин:</w:t>
      </w:r>
    </w:p>
    <w:p w:rsidR="008005F9" w:rsidRPr="00305D40" w:rsidRDefault="008005F9" w:rsidP="00C1387A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TDEE=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6,25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5 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+5</m:t>
            </m:r>
          </m:e>
        </m:d>
        <m:r>
          <w:rPr>
            <w:rFonts w:ascii="Cambria Math" w:hAnsi="Cambria Math" w:cs="Times New Roman" w:hint="eastAsia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A ,</m:t>
        </m:r>
      </m:oMath>
      <w:r w:rsidR="009B083B"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9B083B"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(1)</w:t>
      </w:r>
    </w:p>
    <w:p w:rsidR="009B083B" w:rsidRPr="00305D40" w:rsidRDefault="009B083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C1387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TDEE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–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показатель нормы калорий;</w:t>
      </w:r>
    </w:p>
    <w:p w:rsidR="009B083B" w:rsidRPr="00305D40" w:rsidRDefault="009B08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a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вес (кг);</w:t>
      </w:r>
    </w:p>
    <w:p w:rsidR="009B083B" w:rsidRPr="00305D40" w:rsidRDefault="009B08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рост (см)</w:t>
      </w:r>
      <w:r w:rsidR="004D70C1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возраст (лет);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показатель физической активности (1,2;1,9).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Показатель физической активности к </w:t>
      </w:r>
      <w:r w:rsidR="00BD1E01" w:rsidRPr="00305D40">
        <w:rPr>
          <w:rFonts w:ascii="Times New Roman" w:hAnsi="Times New Roman" w:cs="Times New Roman"/>
          <w:sz w:val="28"/>
          <w:szCs w:val="28"/>
        </w:rPr>
        <w:t xml:space="preserve">физическим нагрузкам пользователя </w:t>
      </w:r>
      <w:r w:rsidRPr="00305D40">
        <w:rPr>
          <w:rFonts w:ascii="Times New Roman" w:hAnsi="Times New Roman" w:cs="Times New Roman"/>
          <w:sz w:val="28"/>
          <w:szCs w:val="28"/>
        </w:rPr>
        <w:t>имеет следующие соотношения: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lastRenderedPageBreak/>
        <w:t>1,2 – минимум или отсутствие</w:t>
      </w:r>
      <w:r w:rsidR="00626218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1,375 – 3 раза в неделю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1,4625 – 5 раз в неделю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1,550 – интенсивно 5 раз в неделю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1,6375 – каждый день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1,725 – каждый день интенсивно или 2 раза в день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4D70C1" w:rsidRPr="00305D40" w:rsidRDefault="004D7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1,9 – ежедневно + физическая работа.</w:t>
      </w:r>
    </w:p>
    <w:p w:rsidR="008005F9" w:rsidRPr="00305D40" w:rsidRDefault="00800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Формула для женщин:</w:t>
      </w:r>
    </w:p>
    <w:p w:rsidR="009B083B" w:rsidRPr="00305D40" w:rsidRDefault="009B083B" w:rsidP="00C1387A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TDEE=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6,25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5 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-161</m:t>
            </m:r>
          </m:e>
        </m:d>
        <m:r>
          <w:rPr>
            <w:rFonts w:ascii="Cambria Math" w:hAnsi="Cambria Math" w:cs="Times New Roman" w:hint="eastAsia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A ,</m:t>
        </m:r>
      </m:oMath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(</w:t>
      </w:r>
      <w:r w:rsidR="004D70C1" w:rsidRPr="00305D4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B083B" w:rsidRPr="00305D40" w:rsidRDefault="009B08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C1387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TDEE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- показатель нормы калорий</w:t>
      </w:r>
      <w:r w:rsidR="00C97036" w:rsidRPr="00305D4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D1E01" w:rsidRPr="00305D40" w:rsidRDefault="00BD1E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a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вес (кг);</w:t>
      </w:r>
    </w:p>
    <w:p w:rsidR="00BD1E01" w:rsidRPr="00305D40" w:rsidRDefault="00BD1E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b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рост (см);</w:t>
      </w:r>
    </w:p>
    <w:p w:rsidR="00BD1E01" w:rsidRPr="00305D40" w:rsidRDefault="00BD1E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возраст (лет);</w:t>
      </w:r>
    </w:p>
    <w:p w:rsidR="009B083B" w:rsidRPr="00305D40" w:rsidRDefault="00BD1E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показатель физической активности (1,2;1,9).</w:t>
      </w:r>
    </w:p>
    <w:p w:rsidR="00944342" w:rsidRPr="00305D40" w:rsidRDefault="00944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Исходя из целей пользователя суточная норма должна быть рассчитана по следующим правилам:</w:t>
      </w:r>
    </w:p>
    <w:p w:rsidR="00944342" w:rsidRPr="00305D40" w:rsidRDefault="00056816" w:rsidP="00C1387A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е</w:t>
      </w:r>
      <w:r w:rsidR="00944342" w:rsidRPr="00305D40">
        <w:rPr>
          <w:rFonts w:ascii="Times New Roman" w:hAnsi="Times New Roman" w:cs="Times New Roman"/>
          <w:sz w:val="28"/>
          <w:szCs w:val="28"/>
        </w:rPr>
        <w:t>сли цель сбросить вес</w:t>
      </w:r>
      <w:r w:rsidR="001876DE" w:rsidRPr="00305D40">
        <w:rPr>
          <w:rFonts w:ascii="Times New Roman" w:hAnsi="Times New Roman" w:cs="Times New Roman"/>
          <w:sz w:val="28"/>
          <w:szCs w:val="28"/>
        </w:rPr>
        <w:t>, то необходимо рассчитать 85</w:t>
      </w:r>
      <w:r w:rsidR="00944342" w:rsidRPr="00305D40">
        <w:rPr>
          <w:rFonts w:ascii="Times New Roman" w:hAnsi="Times New Roman" w:cs="Times New Roman"/>
          <w:sz w:val="28"/>
          <w:szCs w:val="28"/>
        </w:rPr>
        <w:t xml:space="preserve">% от </w:t>
      </w:r>
      <w:r w:rsidR="001876DE" w:rsidRPr="00305D40">
        <w:rPr>
          <w:rFonts w:ascii="Times New Roman" w:hAnsi="Times New Roman" w:cs="Times New Roman"/>
          <w:sz w:val="28"/>
          <w:szCs w:val="28"/>
          <w:lang w:val="en-US"/>
        </w:rPr>
        <w:t>TDEE</w:t>
      </w:r>
      <w:r w:rsidR="001876DE" w:rsidRPr="00305D40">
        <w:rPr>
          <w:rFonts w:ascii="Times New Roman" w:hAnsi="Times New Roman" w:cs="Times New Roman"/>
          <w:sz w:val="28"/>
          <w:szCs w:val="28"/>
        </w:rPr>
        <w:t>;</w:t>
      </w:r>
    </w:p>
    <w:p w:rsidR="00944342" w:rsidRPr="00305D40" w:rsidRDefault="00056816" w:rsidP="00C1387A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е</w:t>
      </w:r>
      <w:r w:rsidR="00944342" w:rsidRPr="00305D40">
        <w:rPr>
          <w:rFonts w:ascii="Times New Roman" w:hAnsi="Times New Roman" w:cs="Times New Roman"/>
          <w:sz w:val="28"/>
          <w:szCs w:val="28"/>
        </w:rPr>
        <w:t>сли цель сохранит</w:t>
      </w:r>
      <w:r w:rsidR="00CA1AD0" w:rsidRPr="00305D40">
        <w:rPr>
          <w:rFonts w:ascii="Times New Roman" w:hAnsi="Times New Roman" w:cs="Times New Roman"/>
          <w:sz w:val="28"/>
          <w:szCs w:val="28"/>
        </w:rPr>
        <w:t>ь вес</w:t>
      </w:r>
      <w:r w:rsidR="001876DE" w:rsidRPr="00305D40">
        <w:rPr>
          <w:rFonts w:ascii="Times New Roman" w:hAnsi="Times New Roman" w:cs="Times New Roman"/>
          <w:sz w:val="28"/>
          <w:szCs w:val="28"/>
        </w:rPr>
        <w:t xml:space="preserve"> – 100%;</w:t>
      </w:r>
    </w:p>
    <w:p w:rsidR="00944342" w:rsidRPr="00305D40" w:rsidRDefault="00056816" w:rsidP="00C1387A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е</w:t>
      </w:r>
      <w:r w:rsidR="00944342" w:rsidRPr="00305D40">
        <w:rPr>
          <w:rFonts w:ascii="Times New Roman" w:hAnsi="Times New Roman" w:cs="Times New Roman"/>
          <w:sz w:val="28"/>
          <w:szCs w:val="28"/>
        </w:rPr>
        <w:t>сл</w:t>
      </w:r>
      <w:r w:rsidR="001876DE" w:rsidRPr="00305D40">
        <w:rPr>
          <w:rFonts w:ascii="Times New Roman" w:hAnsi="Times New Roman" w:cs="Times New Roman"/>
          <w:sz w:val="28"/>
          <w:szCs w:val="28"/>
        </w:rPr>
        <w:t>и цель набрать массу – 115</w:t>
      </w:r>
      <w:r w:rsidR="00944342" w:rsidRPr="00305D40">
        <w:rPr>
          <w:rFonts w:ascii="Times New Roman" w:hAnsi="Times New Roman" w:cs="Times New Roman"/>
          <w:sz w:val="28"/>
          <w:szCs w:val="28"/>
        </w:rPr>
        <w:t xml:space="preserve">% от </w:t>
      </w:r>
      <w:r w:rsidR="001876DE" w:rsidRPr="00305D40">
        <w:rPr>
          <w:rFonts w:ascii="Times New Roman" w:hAnsi="Times New Roman" w:cs="Times New Roman"/>
          <w:sz w:val="28"/>
          <w:szCs w:val="28"/>
          <w:lang w:val="en-US"/>
        </w:rPr>
        <w:t>TDEE</w:t>
      </w:r>
      <w:r w:rsidR="00944342" w:rsidRPr="00305D40">
        <w:rPr>
          <w:rFonts w:ascii="Times New Roman" w:hAnsi="Times New Roman" w:cs="Times New Roman"/>
          <w:sz w:val="28"/>
          <w:szCs w:val="28"/>
        </w:rPr>
        <w:t>.</w:t>
      </w:r>
    </w:p>
    <w:p w:rsidR="004A4AE3" w:rsidRPr="00C1387A" w:rsidRDefault="004A4AE3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89" w:name="_Toc6496530"/>
      <w:r w:rsidRPr="00C1387A">
        <w:rPr>
          <w:rFonts w:ascii="Times New Roman" w:hAnsi="Times New Roman" w:cs="Times New Roman"/>
          <w:color w:val="auto"/>
          <w:sz w:val="28"/>
          <w:szCs w:val="28"/>
        </w:rPr>
        <w:t>3.3.2. Требования к алгоритмическому обеспечению</w:t>
      </w:r>
      <w:bookmarkEnd w:id="1389"/>
    </w:p>
    <w:p w:rsidR="004A4AE3" w:rsidRPr="00305D40" w:rsidRDefault="00C53E4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ИС «Меню» должна создавать меню для пользователя по физиологическим данным пользователя. Значение конечного КБЖУ меню должно находится в допустимом диапазоне для конкретного пользователя, иначе ИС «Меню» должна ограничить доступ к формированию меню, пока значения КБЖУ меню не будут удовлетворять допустимому диапазону. Данный алгоритм представлен на рис. 2. </w:t>
      </w:r>
    </w:p>
    <w:p w:rsidR="00750199" w:rsidRPr="00C1387A" w:rsidRDefault="00EB6E98" w:rsidP="00C1387A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69B806" wp14:editId="73C5C187">
            <wp:extent cx="4327452" cy="415097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121" cy="41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4D" w:rsidRPr="00C1387A" w:rsidRDefault="00750199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2. Алгоритм «Создание меню»</w:t>
      </w:r>
    </w:p>
    <w:p w:rsidR="00750199" w:rsidRPr="00305D40" w:rsidRDefault="00750199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результате выполнения ИС «Меню» алгоритма «Создание меню» пользователь</w:t>
      </w:r>
      <w:r w:rsidR="00C97036" w:rsidRPr="00C1387A">
        <w:rPr>
          <w:rFonts w:ascii="Times New Roman" w:hAnsi="Times New Roman" w:cs="Times New Roman"/>
          <w:sz w:val="28"/>
          <w:szCs w:val="28"/>
        </w:rPr>
        <w:t xml:space="preserve"> должен получить</w:t>
      </w:r>
      <w:r w:rsidRPr="00C1387A">
        <w:rPr>
          <w:rFonts w:ascii="Times New Roman" w:hAnsi="Times New Roman" w:cs="Times New Roman"/>
          <w:sz w:val="28"/>
          <w:szCs w:val="28"/>
        </w:rPr>
        <w:t xml:space="preserve"> меню </w:t>
      </w:r>
      <w:r w:rsidR="00C97036" w:rsidRPr="00C1387A">
        <w:rPr>
          <w:rFonts w:ascii="Times New Roman" w:hAnsi="Times New Roman" w:cs="Times New Roman"/>
          <w:sz w:val="28"/>
          <w:szCs w:val="28"/>
        </w:rPr>
        <w:t>удовлетворяющее его суточной норме КБЖУ.</w:t>
      </w:r>
    </w:p>
    <w:p w:rsidR="004A4AE3" w:rsidRPr="00305D40" w:rsidRDefault="004A4AE3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90" w:name="_Toc6496531"/>
      <w:r w:rsidRPr="00305D40">
        <w:rPr>
          <w:rFonts w:ascii="Times New Roman" w:hAnsi="Times New Roman" w:cs="Times New Roman"/>
          <w:color w:val="auto"/>
          <w:sz w:val="28"/>
          <w:szCs w:val="28"/>
        </w:rPr>
        <w:t>3.3.3. Требования к информационному обеспечению</w:t>
      </w:r>
      <w:bookmarkEnd w:id="1390"/>
    </w:p>
    <w:p w:rsidR="00763C65" w:rsidRPr="00305D40" w:rsidRDefault="00740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Проектируемая ИС должна хранить данные в реляционной базе данных.</w:t>
      </w:r>
    </w:p>
    <w:p w:rsidR="00763C65" w:rsidRPr="00305D40" w:rsidRDefault="00763C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На вход должны поступать следующие данные:</w:t>
      </w:r>
    </w:p>
    <w:p w:rsidR="00763C65" w:rsidRPr="00305D40" w:rsidRDefault="00763C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данные для «авторизации» или «регистрации» пользователя (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, логин и пароль)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763C65" w:rsidRPr="00305D40" w:rsidRDefault="00763C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физиологические данные, необходимые для расчета суточной нормы калорий и макронутриентов (пол, возраст, вес, рост, физическая активность)</w:t>
      </w:r>
      <w:r w:rsidR="00C97036" w:rsidRPr="00305D40">
        <w:rPr>
          <w:rFonts w:ascii="Times New Roman" w:hAnsi="Times New Roman" w:cs="Times New Roman"/>
          <w:sz w:val="28"/>
          <w:szCs w:val="28"/>
        </w:rPr>
        <w:t>;</w:t>
      </w:r>
    </w:p>
    <w:p w:rsidR="00C53E4D" w:rsidRPr="00305D40" w:rsidRDefault="00763C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="00C53E4D" w:rsidRPr="00305D40">
        <w:rPr>
          <w:rFonts w:ascii="Times New Roman" w:hAnsi="Times New Roman" w:cs="Times New Roman"/>
          <w:sz w:val="28"/>
          <w:szCs w:val="28"/>
        </w:rPr>
        <w:t>количество воды, которое пользователь выпивает в течение дня</w:t>
      </w:r>
      <w:r w:rsidR="00C97036" w:rsidRPr="00305D40">
        <w:rPr>
          <w:rFonts w:ascii="Times New Roman" w:hAnsi="Times New Roman" w:cs="Times New Roman"/>
          <w:sz w:val="28"/>
          <w:szCs w:val="28"/>
        </w:rPr>
        <w:t>.</w:t>
      </w:r>
    </w:p>
    <w:p w:rsidR="00B832F4" w:rsidRPr="00305D40" w:rsidRDefault="00740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процессе анализа предметно</w:t>
      </w:r>
      <w:r w:rsidR="005D08EB" w:rsidRPr="00305D40">
        <w:rPr>
          <w:rFonts w:ascii="Times New Roman" w:hAnsi="Times New Roman" w:cs="Times New Roman"/>
          <w:sz w:val="28"/>
          <w:szCs w:val="28"/>
        </w:rPr>
        <w:t>й области были выделены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описаны</w:t>
      </w:r>
      <w:r w:rsidR="005D08EB" w:rsidRPr="00305D40"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 помощью концептуальной модели данных. </w:t>
      </w:r>
    </w:p>
    <w:p w:rsidR="00C463C0" w:rsidRPr="00305D40" w:rsidRDefault="00740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Концептуальная модель информационной системы «Меню» представлена на рис. </w:t>
      </w:r>
      <w:r w:rsidR="00581613" w:rsidRPr="00305D40">
        <w:rPr>
          <w:rFonts w:ascii="Times New Roman" w:hAnsi="Times New Roman" w:cs="Times New Roman"/>
          <w:sz w:val="28"/>
          <w:szCs w:val="28"/>
        </w:rPr>
        <w:t>3</w:t>
      </w:r>
      <w:r w:rsidRPr="00305D40">
        <w:rPr>
          <w:rFonts w:ascii="Times New Roman" w:hAnsi="Times New Roman" w:cs="Times New Roman"/>
          <w:sz w:val="28"/>
          <w:szCs w:val="28"/>
        </w:rPr>
        <w:t xml:space="preserve">. Модель имеет 7 сущностей: «Пользователь», «Блюдо», </w:t>
      </w:r>
      <w:r w:rsidRPr="00305D40">
        <w:rPr>
          <w:rFonts w:ascii="Times New Roman" w:hAnsi="Times New Roman" w:cs="Times New Roman"/>
          <w:sz w:val="28"/>
          <w:szCs w:val="28"/>
        </w:rPr>
        <w:lastRenderedPageBreak/>
        <w:t xml:space="preserve">«Продукты», «Выбранные блюда», «КБЖУ пользователя», «Физиологические данные пользователя» и «Вода». </w:t>
      </w:r>
    </w:p>
    <w:p w:rsidR="00740469" w:rsidRPr="00C1387A" w:rsidRDefault="00740469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E41EC" wp14:editId="4653A12C">
            <wp:extent cx="5268778" cy="421049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55" cy="4213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0199" w:rsidRPr="00C1387A" w:rsidRDefault="00750199" w:rsidP="00B9773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Рис. </w:t>
      </w:r>
      <w:r w:rsidR="00581613" w:rsidRPr="00C1387A">
        <w:rPr>
          <w:rFonts w:ascii="Times New Roman" w:hAnsi="Times New Roman" w:cs="Times New Roman"/>
          <w:sz w:val="28"/>
          <w:szCs w:val="28"/>
        </w:rPr>
        <w:t>3</w:t>
      </w:r>
      <w:r w:rsidRPr="00C1387A">
        <w:rPr>
          <w:rFonts w:ascii="Times New Roman" w:hAnsi="Times New Roman" w:cs="Times New Roman"/>
          <w:sz w:val="28"/>
          <w:szCs w:val="28"/>
        </w:rPr>
        <w:t>. Концептуальная модель данных ИС «Меню»</w:t>
      </w:r>
    </w:p>
    <w:p w:rsidR="00B97731" w:rsidRDefault="00750199" w:rsidP="00B97731">
      <w:pPr>
        <w:spacing w:after="0" w:line="360" w:lineRule="auto"/>
        <w:ind w:firstLine="709"/>
        <w:jc w:val="both"/>
        <w:rPr>
          <w:ins w:id="1391" w:author="Криворученко Александра Николаевна" w:date="2019-04-18T16:12:00Z"/>
          <w:rFonts w:ascii="Times New Roman" w:hAnsi="Times New Roman" w:cs="Times New Roman"/>
          <w:sz w:val="28"/>
          <w:szCs w:val="28"/>
        </w:rPr>
        <w:pPrChange w:id="1392" w:author="Криворученко Александра Николаевна" w:date="2019-04-18T16:12:00Z">
          <w:pPr>
            <w:pStyle w:val="3"/>
            <w:spacing w:before="0" w:line="360" w:lineRule="auto"/>
            <w:ind w:firstLine="709"/>
          </w:pPr>
        </w:pPrChange>
      </w:pPr>
      <w:r w:rsidRPr="00C1387A">
        <w:rPr>
          <w:rFonts w:ascii="Times New Roman" w:hAnsi="Times New Roman" w:cs="Times New Roman"/>
          <w:sz w:val="28"/>
          <w:szCs w:val="28"/>
        </w:rPr>
        <w:t xml:space="preserve">Основополагающими сущностями являются «Пользователь» и «Блюдо». «Пользователь» имеет следующие атрибуты: «Логин», «Пароль», «Email» и «Цель» (например, «снижение веса», «сохранение текущего веса», «набор массы»), а Блюдо: «Название», «Фото», «Рецепт», «Вид блюда» и «IDMealtime» (время употребления блюда: завтрак, обед, ужин и перекус соответственно). Для того, чтобы рассчитать калорийность блюда сущность «Блюдо» имеет вспомогательную сущность «Продукты». Для описания сущности «Продукты» введены следующие атрибуты: «Название», «Вес», «Белки», «Жиры». «Углеводы», «Ккал». Для расчета КБЖУ пользователя введена сущность «Физиологические данные», которая имеет следующие атрибуты: «Вес», «Рост», «Активность», «Пол», «Возраст». Данные для расчета КБЖУ пользователя обрабатываются и рассчитываются, и далее поступают в сущность «КБЖУ пользователя». Выбранное пользователем </w:t>
      </w:r>
      <w:r w:rsidRPr="00C1387A">
        <w:rPr>
          <w:rFonts w:ascii="Times New Roman" w:hAnsi="Times New Roman" w:cs="Times New Roman"/>
          <w:sz w:val="28"/>
          <w:szCs w:val="28"/>
        </w:rPr>
        <w:lastRenderedPageBreak/>
        <w:t>блюдо из списка предоставленных блюд представлено сущностью «Выбранное блюдо».</w:t>
      </w:r>
    </w:p>
    <w:p w:rsidR="00B832F4" w:rsidRPr="00C1387A" w:rsidRDefault="00B832F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93" w:name="_Toc6496532"/>
      <w:r w:rsidRPr="00C1387A">
        <w:rPr>
          <w:rFonts w:ascii="Times New Roman" w:hAnsi="Times New Roman" w:cs="Times New Roman"/>
          <w:color w:val="auto"/>
          <w:sz w:val="28"/>
          <w:szCs w:val="28"/>
        </w:rPr>
        <w:t>3.3.4. Требования к лингвистическому обеспечению</w:t>
      </w:r>
      <w:bookmarkEnd w:id="1393"/>
    </w:p>
    <w:p w:rsidR="00B832F4" w:rsidRPr="00305D40" w:rsidRDefault="00B51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Для проектирования должны быть использованы следующие методологии:</w:t>
      </w:r>
    </w:p>
    <w:p w:rsidR="00B51E2D" w:rsidRPr="00305D40" w:rsidRDefault="00B51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5D40">
        <w:rPr>
          <w:rFonts w:ascii="Times New Roman" w:hAnsi="Times New Roman" w:cs="Times New Roman"/>
          <w:sz w:val="28"/>
          <w:szCs w:val="28"/>
        </w:rPr>
        <w:t xml:space="preserve">0 – функциональное моделирование </w:t>
      </w:r>
      <w:r w:rsidR="009C09AF" w:rsidRPr="00305D40">
        <w:rPr>
          <w:rFonts w:ascii="Times New Roman" w:hAnsi="Times New Roman" w:cs="Times New Roman"/>
          <w:sz w:val="28"/>
          <w:szCs w:val="28"/>
        </w:rPr>
        <w:t xml:space="preserve">и графическая нотация, </w:t>
      </w:r>
      <w:r w:rsidRPr="00305D40">
        <w:rPr>
          <w:rFonts w:ascii="Times New Roman" w:hAnsi="Times New Roman" w:cs="Times New Roman"/>
          <w:sz w:val="28"/>
          <w:szCs w:val="28"/>
        </w:rPr>
        <w:t>предназначенная для формализации и описания бизнес-процессов</w:t>
      </w:r>
      <w:r w:rsidR="00A30C7C" w:rsidRPr="00305D40">
        <w:rPr>
          <w:rFonts w:ascii="Times New Roman" w:hAnsi="Times New Roman" w:cs="Times New Roman"/>
          <w:sz w:val="28"/>
          <w:szCs w:val="28"/>
        </w:rPr>
        <w:t>;</w:t>
      </w:r>
    </w:p>
    <w:p w:rsidR="00A30C7C" w:rsidRPr="00305D40" w:rsidRDefault="00A30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проведение структурного анализа предметной области;</w:t>
      </w:r>
    </w:p>
    <w:p w:rsidR="00A30C7C" w:rsidRPr="00305D40" w:rsidRDefault="00A30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5D40">
        <w:rPr>
          <w:rFonts w:ascii="Times New Roman" w:hAnsi="Times New Roman" w:cs="Times New Roman"/>
          <w:sz w:val="28"/>
          <w:szCs w:val="28"/>
        </w:rPr>
        <w:t>1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проектирование реляционных моделей данных. </w:t>
      </w:r>
    </w:p>
    <w:p w:rsidR="00A30C7C" w:rsidRPr="00305D40" w:rsidRDefault="00A30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Для прое</w:t>
      </w:r>
      <w:r w:rsidR="00E93C7F" w:rsidRPr="00305D40">
        <w:rPr>
          <w:rFonts w:ascii="Times New Roman" w:hAnsi="Times New Roman" w:cs="Times New Roman"/>
          <w:sz w:val="28"/>
          <w:szCs w:val="28"/>
        </w:rPr>
        <w:t>к</w:t>
      </w:r>
      <w:r w:rsidRPr="00305D40">
        <w:rPr>
          <w:rFonts w:ascii="Times New Roman" w:hAnsi="Times New Roman" w:cs="Times New Roman"/>
          <w:sz w:val="28"/>
          <w:szCs w:val="28"/>
        </w:rPr>
        <w:t xml:space="preserve">тирования </w:t>
      </w:r>
      <w:r w:rsidR="00E93C7F" w:rsidRPr="00305D40">
        <w:rPr>
          <w:rFonts w:ascii="Times New Roman" w:hAnsi="Times New Roman" w:cs="Times New Roman"/>
          <w:sz w:val="28"/>
          <w:szCs w:val="28"/>
        </w:rPr>
        <w:t>системы также долж</w:t>
      </w:r>
      <w:r w:rsidR="001D04E4" w:rsidRPr="00305D40">
        <w:rPr>
          <w:rFonts w:ascii="Times New Roman" w:hAnsi="Times New Roman" w:cs="Times New Roman"/>
          <w:sz w:val="28"/>
          <w:szCs w:val="28"/>
        </w:rPr>
        <w:t>ен</w:t>
      </w:r>
      <w:r w:rsidR="00E93C7F" w:rsidRPr="00305D40">
        <w:rPr>
          <w:rFonts w:ascii="Times New Roman" w:hAnsi="Times New Roman" w:cs="Times New Roman"/>
          <w:sz w:val="28"/>
          <w:szCs w:val="28"/>
        </w:rPr>
        <w:t xml:space="preserve"> быть </w:t>
      </w:r>
      <w:r w:rsidR="001D04E4" w:rsidRPr="00305D40">
        <w:rPr>
          <w:rFonts w:ascii="Times New Roman" w:hAnsi="Times New Roman" w:cs="Times New Roman"/>
          <w:sz w:val="28"/>
          <w:szCs w:val="28"/>
        </w:rPr>
        <w:t xml:space="preserve">использован ряд диаграмм </w:t>
      </w:r>
      <w:r w:rsidR="001D04E4" w:rsidRPr="00305D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1D04E4" w:rsidRPr="00305D40">
        <w:rPr>
          <w:rFonts w:ascii="Times New Roman" w:hAnsi="Times New Roman" w:cs="Times New Roman"/>
          <w:sz w:val="28"/>
          <w:szCs w:val="28"/>
        </w:rPr>
        <w:t xml:space="preserve">. UML (англ. Unified Modeling Language — унифицированный язык моделирования) - это язык графического описания для объектного моделирования в области разработки программного обеспечения, предназначенный для моделирования бизнес-процессов, системного проектирования и отображения организационных структур. </w:t>
      </w:r>
    </w:p>
    <w:p w:rsidR="001D04E4" w:rsidRPr="00305D40" w:rsidRDefault="001D04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Диаграмма прецедентов </w:t>
      </w:r>
      <w:r w:rsidR="006E5B92" w:rsidRPr="00305D40">
        <w:rPr>
          <w:rFonts w:ascii="Times New Roman" w:hAnsi="Times New Roman" w:cs="Times New Roman"/>
          <w:sz w:val="28"/>
          <w:szCs w:val="28"/>
        </w:rPr>
        <w:t>–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6E5B92" w:rsidRPr="00305D40">
        <w:rPr>
          <w:rFonts w:ascii="Times New Roman" w:hAnsi="Times New Roman" w:cs="Times New Roman"/>
          <w:sz w:val="28"/>
          <w:szCs w:val="28"/>
        </w:rPr>
        <w:t>предназначена для определения способов взаимодействия внешних по отношению к системе сущностей с её функциями и установления иерархических отношений между функциями</w:t>
      </w:r>
      <w:r w:rsidR="00056816" w:rsidRPr="00305D40">
        <w:rPr>
          <w:rFonts w:ascii="Times New Roman" w:hAnsi="Times New Roman" w:cs="Times New Roman"/>
          <w:sz w:val="28"/>
          <w:szCs w:val="28"/>
        </w:rPr>
        <w:t>.</w:t>
      </w:r>
    </w:p>
    <w:p w:rsidR="000D426A" w:rsidRPr="00305D40" w:rsidRDefault="000D42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автоматов – описывает возможные последовательности состояний и переходов, которые в совокупности характеризуют поведение элемента модели в течение его жизненного цикла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182548" w:rsidRPr="00305D40" w:rsidRDefault="00182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классов – используются для моделирования статического вида системы с точки зрения проектирования, а также показывает множество классов, интерфейсов, коопераций и отношений между ними</w:t>
      </w:r>
      <w:r w:rsidR="00056816" w:rsidRPr="00C1387A">
        <w:rPr>
          <w:rFonts w:ascii="Times New Roman" w:hAnsi="Times New Roman" w:cs="Times New Roman"/>
          <w:sz w:val="28"/>
          <w:szCs w:val="28"/>
        </w:rPr>
        <w:t>.</w:t>
      </w:r>
    </w:p>
    <w:p w:rsidR="00182548" w:rsidRPr="00305D40" w:rsidRDefault="00182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развертывания – показывает физическое расположение системы, в том числе, на каком физическом оборудовании запускается та или иная составляющая программного обеспечения</w:t>
      </w:r>
      <w:r w:rsidR="00C97036" w:rsidRPr="00305D40">
        <w:rPr>
          <w:rFonts w:ascii="Times New Roman" w:hAnsi="Times New Roman" w:cs="Times New Roman"/>
          <w:sz w:val="28"/>
          <w:szCs w:val="28"/>
        </w:rPr>
        <w:t>.</w:t>
      </w:r>
    </w:p>
    <w:p w:rsidR="00157AC0" w:rsidRPr="00305D40" w:rsidRDefault="00157A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Проектируемая система ИС «Меню» является </w:t>
      </w:r>
      <w:r w:rsidR="00315BFC" w:rsidRPr="00305D40">
        <w:rPr>
          <w:rFonts w:ascii="Times New Roman" w:hAnsi="Times New Roman" w:cs="Times New Roman"/>
          <w:sz w:val="28"/>
          <w:szCs w:val="28"/>
        </w:rPr>
        <w:t>комплексным</w:t>
      </w:r>
      <w:r w:rsidR="00800374" w:rsidRPr="00305D40">
        <w:rPr>
          <w:rFonts w:ascii="Times New Roman" w:hAnsi="Times New Roman" w:cs="Times New Roman"/>
          <w:sz w:val="28"/>
          <w:szCs w:val="28"/>
        </w:rPr>
        <w:t xml:space="preserve"> решением и состоит из мобильного приложения и сервера программного обеспечения.</w:t>
      </w:r>
      <w:r w:rsidRPr="00305D40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315BFC" w:rsidRPr="00305D40">
        <w:rPr>
          <w:rFonts w:ascii="Times New Roman" w:hAnsi="Times New Roman" w:cs="Times New Roman"/>
          <w:sz w:val="28"/>
          <w:szCs w:val="28"/>
        </w:rPr>
        <w:t>ИС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315BFC" w:rsidRPr="00305D40">
        <w:rPr>
          <w:rFonts w:ascii="Times New Roman" w:hAnsi="Times New Roman" w:cs="Times New Roman"/>
          <w:sz w:val="28"/>
          <w:szCs w:val="28"/>
        </w:rPr>
        <w:t xml:space="preserve">а среда разработки Microsoft Visual Studio Community </w:t>
      </w:r>
      <w:r w:rsidR="00315BFC" w:rsidRPr="00305D40">
        <w:rPr>
          <w:rFonts w:ascii="Times New Roman" w:hAnsi="Times New Roman" w:cs="Times New Roman"/>
          <w:sz w:val="28"/>
          <w:szCs w:val="28"/>
        </w:rPr>
        <w:lastRenderedPageBreak/>
        <w:t>2017 версии 15.9.1.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0774E4" w:rsidRPr="00305D40">
        <w:rPr>
          <w:rFonts w:ascii="Times New Roman" w:hAnsi="Times New Roman" w:cs="Times New Roman"/>
          <w:sz w:val="28"/>
          <w:szCs w:val="28"/>
        </w:rPr>
        <w:t>Для создания мобильного приложения должен</w:t>
      </w:r>
      <w:r w:rsidR="00315BFC" w:rsidRPr="00305D40">
        <w:rPr>
          <w:rFonts w:ascii="Times New Roman" w:hAnsi="Times New Roman" w:cs="Times New Roman"/>
          <w:sz w:val="28"/>
          <w:szCs w:val="28"/>
        </w:rPr>
        <w:t xml:space="preserve"> быть использован фреймворк </w:t>
      </w:r>
      <w:r w:rsidR="000774E4" w:rsidRPr="00305D40">
        <w:rPr>
          <w:rFonts w:ascii="Times New Roman" w:hAnsi="Times New Roman" w:cs="Times New Roman"/>
          <w:sz w:val="28"/>
          <w:szCs w:val="28"/>
        </w:rPr>
        <w:t xml:space="preserve">для кроссплатформенной разаботки мобильных приложений </w:t>
      </w:r>
      <w:r w:rsidR="0074058D" w:rsidRPr="00305D40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74058D" w:rsidRPr="00305D40">
        <w:rPr>
          <w:rFonts w:ascii="Times New Roman" w:hAnsi="Times New Roman" w:cs="Times New Roman"/>
          <w:sz w:val="28"/>
          <w:szCs w:val="28"/>
        </w:rPr>
        <w:t xml:space="preserve"> 4.12.3.69. </w:t>
      </w:r>
      <w:r w:rsidR="000774E4" w:rsidRPr="00305D40">
        <w:rPr>
          <w:rFonts w:ascii="Times New Roman" w:hAnsi="Times New Roman" w:cs="Times New Roman"/>
          <w:sz w:val="28"/>
          <w:szCs w:val="28"/>
        </w:rPr>
        <w:t xml:space="preserve">Для создания сервера программного обеспечения должен быть использован облачный сервис Azure Mobile Services. Для программирования должен использоваться </w:t>
      </w:r>
      <w:r w:rsidRPr="00305D40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5D40">
        <w:rPr>
          <w:rFonts w:ascii="Times New Roman" w:hAnsi="Times New Roman" w:cs="Times New Roman"/>
          <w:sz w:val="28"/>
          <w:szCs w:val="28"/>
        </w:rPr>
        <w:t xml:space="preserve"># версии </w:t>
      </w:r>
      <w:r w:rsidR="006A716D" w:rsidRPr="00305D40">
        <w:rPr>
          <w:rFonts w:ascii="Times New Roman" w:hAnsi="Times New Roman" w:cs="Times New Roman"/>
          <w:sz w:val="28"/>
          <w:szCs w:val="28"/>
        </w:rPr>
        <w:t xml:space="preserve">7.0, для составления запросов к СУБД должен использоваться язык </w:t>
      </w:r>
      <w:r w:rsidR="006A716D" w:rsidRPr="00305D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A716D" w:rsidRPr="00305D40">
        <w:rPr>
          <w:rFonts w:ascii="Times New Roman" w:hAnsi="Times New Roman" w:cs="Times New Roman"/>
          <w:sz w:val="28"/>
          <w:szCs w:val="28"/>
        </w:rPr>
        <w:t xml:space="preserve">. </w:t>
      </w:r>
      <w:r w:rsidR="000774E4" w:rsidRPr="00305D40">
        <w:rPr>
          <w:rFonts w:ascii="Times New Roman" w:hAnsi="Times New Roman" w:cs="Times New Roman"/>
          <w:sz w:val="28"/>
          <w:szCs w:val="28"/>
        </w:rPr>
        <w:t xml:space="preserve">Для визуализации информационной системы должен быть использован </w:t>
      </w:r>
      <w:r w:rsidR="0074058D" w:rsidRPr="00305D40">
        <w:rPr>
          <w:rFonts w:ascii="Times New Roman" w:hAnsi="Times New Roman" w:cs="Times New Roman"/>
          <w:sz w:val="28"/>
          <w:szCs w:val="28"/>
        </w:rPr>
        <w:t>Microsoft Hyper-V (</w:t>
      </w:r>
      <w:r w:rsidR="000774E4" w:rsidRPr="00305D40">
        <w:rPr>
          <w:rFonts w:ascii="Times New Roman" w:hAnsi="Times New Roman" w:cs="Times New Roman"/>
          <w:sz w:val="28"/>
          <w:szCs w:val="28"/>
        </w:rPr>
        <w:t>система аппаратной виртуализации для x64-систем на основе гипервизора</w:t>
      </w:r>
      <w:r w:rsidR="0074058D" w:rsidRPr="00305D40">
        <w:rPr>
          <w:rFonts w:ascii="Times New Roman" w:hAnsi="Times New Roman" w:cs="Times New Roman"/>
          <w:sz w:val="28"/>
          <w:szCs w:val="28"/>
        </w:rPr>
        <w:t>)</w:t>
      </w:r>
      <w:r w:rsidR="000774E4" w:rsidRPr="00305D40">
        <w:rPr>
          <w:rFonts w:ascii="Times New Roman" w:hAnsi="Times New Roman" w:cs="Times New Roman"/>
          <w:sz w:val="28"/>
          <w:szCs w:val="28"/>
        </w:rPr>
        <w:t xml:space="preserve">. </w:t>
      </w:r>
      <w:r w:rsidR="0091443B" w:rsidRPr="00305D40">
        <w:rPr>
          <w:rFonts w:ascii="Times New Roman" w:hAnsi="Times New Roman" w:cs="Times New Roman"/>
          <w:sz w:val="28"/>
          <w:szCs w:val="28"/>
        </w:rPr>
        <w:t xml:space="preserve">Для взаимодействия мобильного приложения и серверного ПО должен быть использован архитектурный стиль </w:t>
      </w:r>
      <w:r w:rsidR="0091443B" w:rsidRPr="00305D40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91443B" w:rsidRPr="00C1387A">
        <w:rPr>
          <w:rFonts w:ascii="Times New Roman" w:hAnsi="Times New Roman" w:cs="Times New Roman"/>
          <w:sz w:val="28"/>
          <w:szCs w:val="28"/>
        </w:rPr>
        <w:t xml:space="preserve"> на основе стандарта </w:t>
      </w:r>
      <w:r w:rsidR="0091443B" w:rsidRPr="00305D4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91443B" w:rsidRPr="00305D40">
        <w:rPr>
          <w:rFonts w:ascii="Times New Roman" w:hAnsi="Times New Roman" w:cs="Times New Roman"/>
          <w:sz w:val="28"/>
          <w:szCs w:val="28"/>
        </w:rPr>
        <w:t xml:space="preserve"> (текстовый формат обмена данными). </w:t>
      </w:r>
    </w:p>
    <w:p w:rsidR="00B832F4" w:rsidRPr="00C1387A" w:rsidRDefault="00B832F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94" w:name="_Toc6496533"/>
      <w:r w:rsidRPr="00C1387A">
        <w:rPr>
          <w:rFonts w:ascii="Times New Roman" w:hAnsi="Times New Roman" w:cs="Times New Roman"/>
          <w:color w:val="auto"/>
          <w:sz w:val="28"/>
          <w:szCs w:val="28"/>
        </w:rPr>
        <w:t>3.3.5. Требования к программному обеспечению</w:t>
      </w:r>
      <w:bookmarkEnd w:id="1394"/>
    </w:p>
    <w:p w:rsidR="00B832F4" w:rsidRPr="00305D40" w:rsidRDefault="0074058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356253" w:rsidRPr="00305D40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305D40">
        <w:rPr>
          <w:rFonts w:ascii="Times New Roman" w:hAnsi="Times New Roman" w:cs="Times New Roman"/>
          <w:sz w:val="28"/>
          <w:szCs w:val="28"/>
        </w:rPr>
        <w:t xml:space="preserve"> должны быть установлены следующие пакеты:</w:t>
      </w:r>
    </w:p>
    <w:p w:rsidR="0074058D" w:rsidRPr="00C1387A" w:rsidRDefault="0074058D" w:rsidP="00C1387A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Java Development Kit</w:t>
      </w:r>
      <w:r w:rsidR="00356253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53" w:rsidRPr="00305D40">
        <w:rPr>
          <w:rFonts w:ascii="Times New Roman" w:hAnsi="Times New Roman" w:cs="Times New Roman"/>
          <w:sz w:val="28"/>
          <w:szCs w:val="28"/>
        </w:rPr>
        <w:t>версии</w:t>
      </w:r>
      <w:r w:rsidR="00356253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4058D" w:rsidRPr="00C1387A" w:rsidRDefault="0074058D" w:rsidP="00C1387A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SDK </w:t>
      </w:r>
      <w:r w:rsidRPr="00C1387A">
        <w:rPr>
          <w:rFonts w:ascii="Times New Roman" w:hAnsi="Times New Roman" w:cs="Times New Roman"/>
          <w:sz w:val="28"/>
          <w:szCs w:val="28"/>
        </w:rPr>
        <w:t>для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Android; </w:t>
      </w:r>
    </w:p>
    <w:p w:rsidR="0074058D" w:rsidRPr="00305D40" w:rsidRDefault="0074058D" w:rsidP="00C1387A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NDK </w:t>
      </w:r>
      <w:r w:rsidRPr="00C1387A">
        <w:rPr>
          <w:rFonts w:ascii="Times New Roman" w:hAnsi="Times New Roman" w:cs="Times New Roman"/>
          <w:sz w:val="28"/>
          <w:szCs w:val="28"/>
        </w:rPr>
        <w:t>для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Android.</w:t>
      </w:r>
    </w:p>
    <w:p w:rsidR="00356253" w:rsidRPr="00C1387A" w:rsidRDefault="00356253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разработки и тестирования мобильного приложения должен быть установлен эмулятор</w:t>
      </w:r>
      <w:r w:rsidR="006A51EE" w:rsidRPr="00305D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Hyper-V, который позволит заменить физическое устройство и ускорить разработку информационной системы.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тестирования и отладки на физическом устройстве необходим мобильный телефон с ОС 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ниже 4.0, подключение к среде разработки необходимо выполнить с помощью кабеля 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USB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Подключение осуществляется с помощью инструмента Android Debug Bridge с использованием 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USB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драйвера или протокола TCP/IP соответственно. </w:t>
      </w:r>
      <w:r w:rsidR="00EA0804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создания пользовательского интерфейса должен быть использован конструктор </w:t>
      </w:r>
      <w:r w:rsidR="000275B6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Android Designer </w:t>
      </w:r>
      <w:r w:rsidR="00EA0804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4.16.4. 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мобильного приложения должен использоваться телефон с ОС 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версии 4.0 и позднее и установлен 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Play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Market</w:t>
      </w:r>
      <w:r w:rsidR="006177CE"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A0804" w:rsidRPr="00305D40" w:rsidRDefault="00EA0804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сервера программного обеспечения должен быть использован облачный сервис Azure Mobile Services. </w:t>
      </w:r>
      <w:r w:rsidRPr="00305D40">
        <w:rPr>
          <w:rFonts w:ascii="Times New Roman" w:hAnsi="Times New Roman" w:cs="Times New Roman"/>
          <w:sz w:val="28"/>
          <w:szCs w:val="28"/>
        </w:rPr>
        <w:t>Для работы с базой данных должен быть использован облачный сервис SQL Azure.</w:t>
      </w:r>
    </w:p>
    <w:p w:rsidR="00B832F4" w:rsidRPr="00305D40" w:rsidRDefault="00B832F4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95" w:name="_Toc6496534"/>
      <w:r w:rsidRPr="00C1387A">
        <w:rPr>
          <w:rFonts w:ascii="Times New Roman" w:hAnsi="Times New Roman" w:cs="Times New Roman"/>
          <w:color w:val="auto"/>
          <w:sz w:val="28"/>
          <w:szCs w:val="28"/>
        </w:rPr>
        <w:t>3.3.6. Требования к техническому обеспечению</w:t>
      </w:r>
      <w:bookmarkEnd w:id="1395"/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К серверному программному обеспечению предъявлены следующие </w:t>
      </w:r>
      <w:r w:rsidR="00983BE6">
        <w:rPr>
          <w:rFonts w:ascii="Times New Roman" w:hAnsi="Times New Roman" w:cs="Times New Roman"/>
          <w:sz w:val="28"/>
          <w:szCs w:val="28"/>
        </w:rPr>
        <w:t xml:space="preserve">технические </w:t>
      </w:r>
      <w:r w:rsidRPr="00C1387A">
        <w:rPr>
          <w:rFonts w:ascii="Times New Roman" w:hAnsi="Times New Roman" w:cs="Times New Roman"/>
          <w:sz w:val="28"/>
          <w:szCs w:val="28"/>
        </w:rPr>
        <w:t>требования: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процессор архитектуры x86 или x86-64 частотой более 1 Гц;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подключение к сети интернет;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оперативная память размером в 2 Гб и выше;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операционная система – Windows 10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К мобильному приложению предъявлены следующие требования:</w:t>
      </w:r>
    </w:p>
    <w:p w:rsidR="006177CE" w:rsidRPr="00C1387A" w:rsidRDefault="006177C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- телефон с ОС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</w:rPr>
        <w:t xml:space="preserve"> версии 4.0 и позднее;</w:t>
      </w:r>
    </w:p>
    <w:p w:rsidR="006177CE" w:rsidRPr="00C1387A" w:rsidRDefault="006177CE" w:rsidP="00C138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подключение к сети интернет;</w:t>
      </w:r>
    </w:p>
    <w:p w:rsidR="00B832F4" w:rsidRPr="00305D40" w:rsidRDefault="006177C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оперативная память размеро</w:t>
      </w:r>
      <w:r w:rsidR="00305D40" w:rsidRPr="00C1387A">
        <w:rPr>
          <w:rFonts w:ascii="Times New Roman" w:hAnsi="Times New Roman" w:cs="Times New Roman"/>
          <w:sz w:val="28"/>
          <w:szCs w:val="28"/>
        </w:rPr>
        <w:t>м</w:t>
      </w:r>
      <w:r w:rsidRPr="00C1387A">
        <w:rPr>
          <w:rFonts w:ascii="Times New Roman" w:hAnsi="Times New Roman" w:cs="Times New Roman"/>
          <w:sz w:val="28"/>
          <w:szCs w:val="28"/>
        </w:rPr>
        <w:t xml:space="preserve"> в 1 Гб и выше.</w:t>
      </w:r>
    </w:p>
    <w:p w:rsidR="00B832F4" w:rsidRPr="00C1387A" w:rsidRDefault="00B832F4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96" w:name="_Toc6496535"/>
      <w:r w:rsidRPr="00C1387A">
        <w:rPr>
          <w:rFonts w:ascii="Times New Roman" w:hAnsi="Times New Roman" w:cs="Times New Roman"/>
          <w:color w:val="auto"/>
          <w:sz w:val="28"/>
          <w:szCs w:val="28"/>
        </w:rPr>
        <w:t>3.3.7. Требования к организационному обеспечению</w:t>
      </w:r>
      <w:bookmarkEnd w:id="1396"/>
    </w:p>
    <w:p w:rsidR="00E177BC" w:rsidRPr="00305D40" w:rsidRDefault="00E177BC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«Меню» включает в себя две роли пользователя:</w:t>
      </w:r>
    </w:p>
    <w:p w:rsidR="00E177BC" w:rsidRPr="00305D40" w:rsidRDefault="00E177BC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Зарегистрированный пользователь – это пользователь, прошедший авторизацию и опрос, выявляющий физиологические параметры</w:t>
      </w:r>
      <w:r w:rsidR="00D738EC" w:rsidRPr="00305D40">
        <w:rPr>
          <w:rFonts w:ascii="Times New Roman" w:hAnsi="Times New Roman" w:cs="Times New Roman"/>
          <w:sz w:val="28"/>
          <w:szCs w:val="28"/>
        </w:rPr>
        <w:t>;</w:t>
      </w:r>
    </w:p>
    <w:p w:rsidR="00E177BC" w:rsidRPr="00305D40" w:rsidRDefault="00E177BC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Незарегистрированный пользователь – </w:t>
      </w:r>
      <w:r w:rsidR="008D680F" w:rsidRPr="00305D40">
        <w:rPr>
          <w:rFonts w:ascii="Times New Roman" w:hAnsi="Times New Roman" w:cs="Times New Roman"/>
          <w:sz w:val="28"/>
          <w:szCs w:val="28"/>
        </w:rPr>
        <w:t xml:space="preserve">это пользователь с неподтвержденной </w:t>
      </w:r>
      <w:r w:rsidR="008D680F"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8D680F" w:rsidRPr="00C1387A">
        <w:rPr>
          <w:rFonts w:ascii="Times New Roman" w:hAnsi="Times New Roman" w:cs="Times New Roman"/>
          <w:sz w:val="28"/>
          <w:szCs w:val="28"/>
        </w:rPr>
        <w:t xml:space="preserve"> почтой и не прошедший опрос.</w:t>
      </w:r>
    </w:p>
    <w:p w:rsidR="008D680F" w:rsidRPr="00305D40" w:rsidRDefault="00E177BC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развертывания и сопровождения информа</w:t>
      </w:r>
      <w:r w:rsidR="008D680F" w:rsidRPr="00305D40">
        <w:rPr>
          <w:rFonts w:ascii="Times New Roman" w:hAnsi="Times New Roman" w:cs="Times New Roman"/>
          <w:sz w:val="28"/>
          <w:szCs w:val="28"/>
        </w:rPr>
        <w:t>ционной системы в системе должны быть предусмотрены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8D680F" w:rsidRPr="00305D40">
        <w:rPr>
          <w:rFonts w:ascii="Times New Roman" w:hAnsi="Times New Roman" w:cs="Times New Roman"/>
          <w:sz w:val="28"/>
          <w:szCs w:val="28"/>
        </w:rPr>
        <w:t>следующие роли:</w:t>
      </w:r>
    </w:p>
    <w:p w:rsidR="008D680F" w:rsidRPr="00305D40" w:rsidRDefault="008D680F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веб-сервера, должен заниматься обслуживанием веб-сервера</w:t>
      </w:r>
      <w:r w:rsidR="00E0081B" w:rsidRPr="00C1387A">
        <w:rPr>
          <w:rFonts w:ascii="Times New Roman" w:hAnsi="Times New Roman" w:cs="Times New Roman"/>
          <w:sz w:val="28"/>
          <w:szCs w:val="28"/>
        </w:rPr>
        <w:t>.</w:t>
      </w:r>
    </w:p>
    <w:p w:rsidR="008D680F" w:rsidRPr="00305D40" w:rsidRDefault="008D680F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баз данных, должен специализироваться на обслуживании баз данных, создании резервных копий и пр.</w:t>
      </w:r>
    </w:p>
    <w:p w:rsidR="008D680F" w:rsidRPr="00305D40" w:rsidRDefault="008D680F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Дизайнер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приложений, должен обладать знаниями по навигации и интуитивном дизайне мобильного приложения.</w:t>
      </w:r>
    </w:p>
    <w:p w:rsidR="00D8390D" w:rsidRPr="00C1387A" w:rsidRDefault="00B832F4" w:rsidP="00C1387A">
      <w:pPr>
        <w:pStyle w:val="3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397" w:name="_Toc6496536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3.3.8. Требования к методическому обеспечению</w:t>
      </w:r>
      <w:bookmarkEnd w:id="1397"/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методического обеспечения ИС «Меню» должны быть разработаны следующие инструкции: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Инструкция по развертыванию ИС</w:t>
      </w:r>
      <w:r w:rsidR="00E0081B" w:rsidRPr="00C1387A">
        <w:rPr>
          <w:rFonts w:ascii="Times New Roman" w:hAnsi="Times New Roman" w:cs="Times New Roman"/>
          <w:sz w:val="28"/>
          <w:szCs w:val="28"/>
        </w:rPr>
        <w:t>.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Инструкция по сопровождения БД</w:t>
      </w:r>
      <w:r w:rsidR="00E0081B" w:rsidRPr="00C1387A">
        <w:rPr>
          <w:rFonts w:ascii="Times New Roman" w:hAnsi="Times New Roman" w:cs="Times New Roman"/>
          <w:sz w:val="28"/>
          <w:szCs w:val="28"/>
        </w:rPr>
        <w:t>.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Пользовательская инструкция.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При разработке информационной системы «Меню» и созданию инструкций необходимо использовать следующие нормативные документы: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ГОСТ 34. Стандарты информационной технологии. Комплекс стандартов для разработки автоматизированной системы и её технической документации;</w:t>
      </w:r>
    </w:p>
    <w:p w:rsidR="00D8390D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ГОСТ 19. Единая система программной документации;</w:t>
      </w:r>
    </w:p>
    <w:p w:rsidR="00B832F4" w:rsidRPr="00305D40" w:rsidRDefault="00D8390D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РД 50-34.698-90 Автоматизированные системы. Требования к содержанию документов.</w:t>
      </w:r>
      <w:r w:rsidR="00B832F4" w:rsidRPr="00305D40">
        <w:rPr>
          <w:rFonts w:ascii="Times New Roman" w:hAnsi="Times New Roman" w:cs="Times New Roman"/>
          <w:sz w:val="28"/>
          <w:szCs w:val="28"/>
        </w:rPr>
        <w:br w:type="page"/>
      </w:r>
    </w:p>
    <w:p w:rsidR="00B832F4" w:rsidRPr="00C1387A" w:rsidRDefault="00B832F4" w:rsidP="00BD1E01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98" w:name="_Toc6496537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4. ПРОЕКТИРОВАНИЕ СИСТЕМЫ</w:t>
      </w:r>
      <w:bookmarkEnd w:id="1398"/>
    </w:p>
    <w:p w:rsidR="00B832F4" w:rsidRPr="00C1387A" w:rsidRDefault="00B832F4" w:rsidP="00C1387A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399" w:name="_Toc6496538"/>
      <w:r w:rsidRPr="00C1387A">
        <w:rPr>
          <w:rFonts w:ascii="Times New Roman" w:hAnsi="Times New Roman" w:cs="Times New Roman"/>
          <w:color w:val="auto"/>
          <w:sz w:val="28"/>
          <w:szCs w:val="28"/>
        </w:rPr>
        <w:t>4.1.</w:t>
      </w:r>
      <w:r w:rsidR="00C56B98"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Модель </w:t>
      </w:r>
      <w:r w:rsidR="00C56B98"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IDEF</w:t>
      </w:r>
      <w:r w:rsidR="00C56B98" w:rsidRPr="00C1387A">
        <w:rPr>
          <w:rFonts w:ascii="Times New Roman" w:hAnsi="Times New Roman" w:cs="Times New Roman"/>
          <w:color w:val="auto"/>
          <w:sz w:val="28"/>
          <w:szCs w:val="28"/>
        </w:rPr>
        <w:t>0 информационной системы «Меню»</w:t>
      </w:r>
      <w:bookmarkEnd w:id="1399"/>
    </w:p>
    <w:p w:rsidR="00C56B98" w:rsidRPr="00305D40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IDEF0 -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В рамках проектирования ИС «Меню» были построены следующие модели IDEF0:</w:t>
      </w:r>
    </w:p>
    <w:p w:rsidR="00930F66" w:rsidRPr="00305D40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Композиция ИС «Меню»</w:t>
      </w:r>
      <w:r w:rsidR="00E0081B"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30F66" w:rsidRPr="00305D40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ИС «Меню»</w:t>
      </w:r>
      <w:r w:rsidR="00E0081B"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30F66" w:rsidRPr="00305D40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«Функция опроса»</w:t>
      </w:r>
      <w:r w:rsidR="00E0081B"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30F66" w:rsidRPr="00305D40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«Формирование меню».</w:t>
      </w:r>
    </w:p>
    <w:p w:rsidR="006E63DD" w:rsidRPr="00C1387A" w:rsidRDefault="006E63DD" w:rsidP="00C1387A">
      <w:pPr>
        <w:pStyle w:val="3"/>
        <w:spacing w:before="0"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1400" w:name="_Toc6496539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 xml:space="preserve">4.1.1. Композиция </w:t>
      </w:r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val="en-US" w:eastAsia="ru-RU"/>
        </w:rPr>
        <w:t>IDEF</w:t>
      </w:r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0 ИС «Меню»</w:t>
      </w:r>
      <w:bookmarkEnd w:id="1400"/>
    </w:p>
    <w:p w:rsidR="00930F66" w:rsidRPr="00C1387A" w:rsidRDefault="00930F6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sz w:val="28"/>
          <w:szCs w:val="28"/>
          <w:lang w:eastAsia="ru-RU"/>
        </w:rPr>
        <w:t xml:space="preserve">На рис. </w:t>
      </w:r>
      <w:r w:rsidR="00581613" w:rsidRPr="00305D40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305D4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C1387A">
        <w:rPr>
          <w:rFonts w:ascii="Times New Roman" w:hAnsi="Times New Roman" w:cs="Times New Roman"/>
          <w:sz w:val="28"/>
          <w:szCs w:val="28"/>
          <w:lang w:eastAsia="ru-RU"/>
        </w:rPr>
        <w:t xml:space="preserve"> изображена композиция ИС «Меню». </w:t>
      </w:r>
      <w:r w:rsidR="000A0F7F" w:rsidRPr="00305D40">
        <w:rPr>
          <w:rFonts w:ascii="Times New Roman" w:hAnsi="Times New Roman" w:cs="Times New Roman"/>
          <w:sz w:val="28"/>
          <w:szCs w:val="28"/>
          <w:lang w:eastAsia="ru-RU"/>
        </w:rPr>
        <w:t>Композиция IDEF0 ИС «Меню» отображает все входные и выходные потоки, управляющие воздействия и механизмы, влияющие на систему. Все потоки взаимодействуют с активностью А0.</w:t>
      </w:r>
    </w:p>
    <w:p w:rsidR="00930F66" w:rsidRPr="00C1387A" w:rsidRDefault="00C56B98" w:rsidP="00C1387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AF5CB" wp14:editId="69943A4B">
            <wp:extent cx="5768357" cy="40100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1791" r="2872" b="845"/>
                    <a:stretch/>
                  </pic:blipFill>
                  <pic:spPr bwMode="auto">
                    <a:xfrm>
                      <a:off x="0" y="0"/>
                      <a:ext cx="5844383" cy="406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B98" w:rsidRPr="00C1387A" w:rsidRDefault="00930F66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581613"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Композиция ИС «Меню»</w:t>
      </w:r>
    </w:p>
    <w:p w:rsidR="00930F66" w:rsidRPr="00305D40" w:rsidRDefault="00930F66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ab/>
        <w:t>Пользователь на вход подает свои параметры и согласно им приложение рассчитывает КБЖУ. КБЖУ пользователя является основой для составления меню. Меню включает в себя блюда с полноценными рецептами и списком продуктов. Список продуктов может формироваться удобный TODO формат.  Так же возможна функция отслеживания количества выпитой воды и её нормы.</w:t>
      </w:r>
    </w:p>
    <w:p w:rsidR="006E63DD" w:rsidRPr="00C1387A" w:rsidRDefault="006E63DD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1401" w:name="_Toc6496540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4.1.2. Декомпозиция ИС «Меню»</w:t>
      </w:r>
      <w:bookmarkEnd w:id="1401"/>
    </w:p>
    <w:p w:rsidR="0074229A" w:rsidRPr="00C1387A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  <w:lang w:eastAsia="ru-RU"/>
        </w:rPr>
        <w:t>На рис. 5 изображена декомпозиция</w:t>
      </w:r>
      <w:r w:rsidR="00263E88" w:rsidRPr="00305D40">
        <w:rPr>
          <w:rFonts w:ascii="Times New Roman" w:hAnsi="Times New Roman" w:cs="Times New Roman"/>
          <w:sz w:val="28"/>
          <w:szCs w:val="28"/>
          <w:lang w:eastAsia="ru-RU"/>
        </w:rPr>
        <w:t xml:space="preserve"> (т.е. детализация) активности А0 </w:t>
      </w:r>
      <w:r w:rsidRPr="00C1387A">
        <w:rPr>
          <w:rFonts w:ascii="Times New Roman" w:hAnsi="Times New Roman" w:cs="Times New Roman"/>
          <w:sz w:val="28"/>
          <w:szCs w:val="28"/>
          <w:lang w:eastAsia="ru-RU"/>
        </w:rPr>
        <w:t>ИС «Меню»</w:t>
      </w:r>
      <w:r w:rsidR="00263E88" w:rsidRPr="00305D4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D27BE" w:rsidRPr="00C1387A" w:rsidRDefault="00C56B98" w:rsidP="00C1387A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D4F5F" wp14:editId="262AE095">
            <wp:extent cx="5948239" cy="430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/>
                    <a:stretch/>
                  </pic:blipFill>
                  <pic:spPr bwMode="auto">
                    <a:xfrm>
                      <a:off x="0" y="0"/>
                      <a:ext cx="5958184" cy="431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BE" w:rsidRPr="00C1387A" w:rsidRDefault="004D27BE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5. Декомпозиция ИС «Меню»</w:t>
      </w:r>
    </w:p>
    <w:p w:rsidR="00263E88" w:rsidRPr="00305D40" w:rsidRDefault="00263E8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Активность А0 декомпозируется на 4 активности: А1 «Функция опроса», А2 «Формирование меню», А3 «Формирование списка продуктов» и А4 «Формирование отчета о выпитой воде». </w:t>
      </w:r>
    </w:p>
    <w:p w:rsidR="00263E88" w:rsidRPr="00305D40" w:rsidRDefault="00263E8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 каждой из активностей взаимодействует «Пользователь» и «Сервер». Выходные потоки активностей А1, А2, А3 и А4</w:t>
      </w:r>
      <w:r w:rsidR="004D27BE" w:rsidRPr="00305D40">
        <w:rPr>
          <w:rFonts w:ascii="Times New Roman" w:hAnsi="Times New Roman" w:cs="Times New Roman"/>
          <w:sz w:val="28"/>
          <w:szCs w:val="28"/>
        </w:rPr>
        <w:t xml:space="preserve"> направлены вне системы и </w:t>
      </w:r>
      <w:r w:rsidR="004D27BE" w:rsidRPr="00305D40">
        <w:rPr>
          <w:rFonts w:ascii="Times New Roman" w:hAnsi="Times New Roman" w:cs="Times New Roman"/>
          <w:sz w:val="28"/>
          <w:szCs w:val="28"/>
        </w:rPr>
        <w:lastRenderedPageBreak/>
        <w:t>внутрь системы. Для активности А1 механизмом будет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="004D27BE" w:rsidRPr="00305D40">
        <w:rPr>
          <w:rFonts w:ascii="Times New Roman" w:hAnsi="Times New Roman" w:cs="Times New Roman"/>
          <w:sz w:val="28"/>
          <w:szCs w:val="28"/>
        </w:rPr>
        <w:t>«Формула расчета КБЖУ», а для активности А2 «Рецепты блюд».</w:t>
      </w:r>
    </w:p>
    <w:p w:rsidR="00930F66" w:rsidRPr="00C1387A" w:rsidRDefault="00930F66" w:rsidP="00C1387A">
      <w:pPr>
        <w:pStyle w:val="3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402" w:name="_Toc6496541"/>
      <w:r w:rsidRPr="00C1387A">
        <w:rPr>
          <w:rFonts w:ascii="Times New Roman" w:hAnsi="Times New Roman" w:cs="Times New Roman"/>
          <w:color w:val="auto"/>
          <w:sz w:val="28"/>
          <w:szCs w:val="28"/>
        </w:rPr>
        <w:t>4.1.3. Декомпозиция «Функция опроса»</w:t>
      </w:r>
      <w:bookmarkEnd w:id="1402"/>
    </w:p>
    <w:p w:rsidR="00930F66" w:rsidRPr="00305D40" w:rsidRDefault="004D27BE" w:rsidP="00C1387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рис. 6. представлена декомпозиция активности А1 «Функция опроса».</w:t>
      </w:r>
    </w:p>
    <w:p w:rsidR="004D27BE" w:rsidRPr="00C1387A" w:rsidRDefault="00C56B98" w:rsidP="00C1387A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66B5A" wp14:editId="69813083">
            <wp:extent cx="5932805" cy="315752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/>
                    <a:stretch/>
                  </pic:blipFill>
                  <pic:spPr bwMode="auto">
                    <a:xfrm>
                      <a:off x="0" y="0"/>
                      <a:ext cx="5942654" cy="316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B98" w:rsidRPr="00C1387A" w:rsidRDefault="004D27BE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6. Декомпозиция активности А1 «Функция опроса»</w:t>
      </w:r>
    </w:p>
    <w:p w:rsidR="004D27BE" w:rsidRPr="00305D40" w:rsidRDefault="004D27BE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Активность А1 декомпозируется на следующие активности:</w:t>
      </w:r>
      <w:r w:rsidR="0048455D"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А11 «Регистрация»</w:t>
      </w:r>
      <w:r w:rsidR="0048455D" w:rsidRPr="00305D40">
        <w:rPr>
          <w:rFonts w:ascii="Times New Roman" w:hAnsi="Times New Roman" w:cs="Times New Roman"/>
          <w:sz w:val="28"/>
          <w:szCs w:val="28"/>
        </w:rPr>
        <w:t xml:space="preserve">, </w:t>
      </w:r>
      <w:r w:rsidRPr="00305D40">
        <w:rPr>
          <w:rFonts w:ascii="Times New Roman" w:hAnsi="Times New Roman" w:cs="Times New Roman"/>
          <w:sz w:val="28"/>
          <w:szCs w:val="28"/>
        </w:rPr>
        <w:t xml:space="preserve">А12 «Генерация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-запроса»</w:t>
      </w:r>
      <w:r w:rsidR="0048455D" w:rsidRPr="00305D40">
        <w:rPr>
          <w:rFonts w:ascii="Times New Roman" w:hAnsi="Times New Roman" w:cs="Times New Roman"/>
          <w:sz w:val="28"/>
          <w:szCs w:val="28"/>
        </w:rPr>
        <w:t xml:space="preserve">, </w:t>
      </w:r>
      <w:r w:rsidRPr="00305D40">
        <w:rPr>
          <w:rFonts w:ascii="Times New Roman" w:hAnsi="Times New Roman" w:cs="Times New Roman"/>
          <w:sz w:val="28"/>
          <w:szCs w:val="28"/>
        </w:rPr>
        <w:t>А13 «Подтверждение регистрации»</w:t>
      </w:r>
      <w:r w:rsidR="0048455D" w:rsidRPr="00305D40">
        <w:rPr>
          <w:rFonts w:ascii="Times New Roman" w:hAnsi="Times New Roman" w:cs="Times New Roman"/>
          <w:sz w:val="28"/>
          <w:szCs w:val="28"/>
        </w:rPr>
        <w:t xml:space="preserve">, </w:t>
      </w:r>
      <w:r w:rsidRPr="00305D40">
        <w:rPr>
          <w:rFonts w:ascii="Times New Roman" w:hAnsi="Times New Roman" w:cs="Times New Roman"/>
          <w:sz w:val="28"/>
          <w:szCs w:val="28"/>
        </w:rPr>
        <w:t>А14 «Идентификация и аутентификация»</w:t>
      </w:r>
      <w:r w:rsidR="0048455D" w:rsidRPr="00305D40">
        <w:rPr>
          <w:rFonts w:ascii="Times New Roman" w:hAnsi="Times New Roman" w:cs="Times New Roman"/>
          <w:sz w:val="28"/>
          <w:szCs w:val="28"/>
        </w:rPr>
        <w:t>,</w:t>
      </w:r>
      <w:r w:rsidRPr="00305D40">
        <w:rPr>
          <w:rFonts w:ascii="Times New Roman" w:hAnsi="Times New Roman" w:cs="Times New Roman"/>
          <w:sz w:val="28"/>
          <w:szCs w:val="28"/>
        </w:rPr>
        <w:t xml:space="preserve"> А15 «Генерация Email-подтверждения»</w:t>
      </w:r>
      <w:r w:rsidR="0048455D" w:rsidRPr="00305D40">
        <w:rPr>
          <w:rFonts w:ascii="Times New Roman" w:hAnsi="Times New Roman" w:cs="Times New Roman"/>
          <w:sz w:val="28"/>
          <w:szCs w:val="28"/>
        </w:rPr>
        <w:t>,</w:t>
      </w:r>
      <w:r w:rsidRPr="00305D40">
        <w:rPr>
          <w:rFonts w:ascii="Times New Roman" w:hAnsi="Times New Roman" w:cs="Times New Roman"/>
          <w:sz w:val="28"/>
          <w:szCs w:val="28"/>
        </w:rPr>
        <w:t xml:space="preserve"> А16 «Авторизация»</w:t>
      </w:r>
      <w:r w:rsidR="0048455D" w:rsidRPr="00305D40">
        <w:rPr>
          <w:rFonts w:ascii="Times New Roman" w:hAnsi="Times New Roman" w:cs="Times New Roman"/>
          <w:sz w:val="28"/>
          <w:szCs w:val="28"/>
        </w:rPr>
        <w:t>,</w:t>
      </w:r>
      <w:r w:rsidRPr="00305D40">
        <w:rPr>
          <w:rFonts w:ascii="Times New Roman" w:hAnsi="Times New Roman" w:cs="Times New Roman"/>
          <w:sz w:val="28"/>
          <w:szCs w:val="28"/>
        </w:rPr>
        <w:t xml:space="preserve"> А17 «Ввод физиологических параметров»</w:t>
      </w:r>
      <w:r w:rsidR="0048455D" w:rsidRPr="00305D40">
        <w:rPr>
          <w:rFonts w:ascii="Times New Roman" w:hAnsi="Times New Roman" w:cs="Times New Roman"/>
          <w:sz w:val="28"/>
          <w:szCs w:val="28"/>
        </w:rPr>
        <w:t>. Активности А11 – А16 описывают процесс регистрации нового пользователя и авторизацию, а активность А17 отвечает за функцию расчета КБЖУ пользователя.</w:t>
      </w:r>
    </w:p>
    <w:p w:rsidR="00C56B98" w:rsidRPr="00C1387A" w:rsidRDefault="00930F66" w:rsidP="00C1387A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1403" w:name="_Toc6496542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4.1.4. Декомпозиция «Формирование меню»</w:t>
      </w:r>
      <w:bookmarkEnd w:id="1403"/>
    </w:p>
    <w:p w:rsidR="0048455D" w:rsidRPr="00305D40" w:rsidRDefault="0048455D" w:rsidP="00C1387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  <w:lang w:eastAsia="ru-RU"/>
        </w:rPr>
        <w:tab/>
        <w:t>На рис. 7. представлена декомпозиция активности А2 «Формирование меню».</w:t>
      </w:r>
    </w:p>
    <w:p w:rsidR="0048455D" w:rsidRPr="00C1387A" w:rsidRDefault="00C56B98" w:rsidP="00C1387A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2F031C" wp14:editId="529703C4">
            <wp:extent cx="5947785" cy="1375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t="13740" r="664"/>
                    <a:stretch/>
                  </pic:blipFill>
                  <pic:spPr bwMode="auto">
                    <a:xfrm>
                      <a:off x="0" y="0"/>
                      <a:ext cx="5953149" cy="13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B98" w:rsidRPr="00C1387A" w:rsidRDefault="0048455D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7. Декомпозиция активности А2 «Формирование меню»</w:t>
      </w:r>
    </w:p>
    <w:p w:rsidR="0048455D" w:rsidRPr="00305D40" w:rsidRDefault="0048455D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Декомпозиция активности А2 включает в себя следующие активности: А21 «Формирование правил приема пищи», А22 «Формирование продуктов», А23 «Формирование блюд» и А24 «Формирование меню пользователя».</w:t>
      </w:r>
      <w:r w:rsidR="007B2696" w:rsidRPr="00305D40">
        <w:rPr>
          <w:rFonts w:ascii="Times New Roman" w:hAnsi="Times New Roman" w:cs="Times New Roman"/>
          <w:sz w:val="28"/>
          <w:szCs w:val="28"/>
        </w:rPr>
        <w:t xml:space="preserve"> Входным параметром выступает «КБЖУ пользователя», выходным готовое «меню» и соответственно «блюдо» и «рецепт».</w:t>
      </w:r>
    </w:p>
    <w:p w:rsidR="00C56B98" w:rsidRPr="00C1387A" w:rsidRDefault="00C56B98" w:rsidP="00C1387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04" w:name="_Toc6496543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4.2. Модель 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информационной системы «Меню»</w:t>
      </w:r>
      <w:bookmarkEnd w:id="1404"/>
    </w:p>
    <w:p w:rsidR="006B78AC" w:rsidRPr="00305D40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4229A" w:rsidRPr="00305D40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ходе проектирования было построено 3 </w:t>
      </w:r>
      <w:r w:rsidRPr="00305D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DFD</w:t>
      </w: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диаграммы:</w:t>
      </w:r>
    </w:p>
    <w:p w:rsidR="0074229A" w:rsidRPr="00305D40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</w:t>
      </w:r>
      <w:r w:rsidR="007B2696"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аграмма DFD, описывающая процесс получения списка продуктов TODO;</w:t>
      </w:r>
    </w:p>
    <w:p w:rsidR="0074229A" w:rsidRPr="00305D40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Диаграмма DFD, описывающая процесс достижения конечной цели – приготовление еды на основе рецептов в приложении;</w:t>
      </w:r>
    </w:p>
    <w:p w:rsidR="0074229A" w:rsidRPr="00305D40" w:rsidRDefault="007422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Диаграмма DFD, описывающая получение отчета о выпитой воде.</w:t>
      </w:r>
    </w:p>
    <w:p w:rsidR="0074229A" w:rsidRPr="00C1387A" w:rsidRDefault="0074229A" w:rsidP="00C1387A">
      <w:pPr>
        <w:pStyle w:val="3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1405" w:name="_Toc6496544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4.2.1. Даграмма DFD, описывающая процесс получения списка продуктов TODO</w:t>
      </w:r>
      <w:bookmarkEnd w:id="1405"/>
    </w:p>
    <w:p w:rsidR="0074229A" w:rsidRPr="00305D40" w:rsidRDefault="007B269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8. представлена диаграмма DFD, описывающая процесс получения списка продуктов TODO.</w:t>
      </w:r>
    </w:p>
    <w:p w:rsidR="007B2696" w:rsidRPr="00C1387A" w:rsidRDefault="006B78AC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7851B2" wp14:editId="50E2C4D2">
            <wp:extent cx="5901070" cy="202770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r="675"/>
                    <a:stretch/>
                  </pic:blipFill>
                  <pic:spPr bwMode="auto">
                    <a:xfrm>
                      <a:off x="0" y="0"/>
                      <a:ext cx="5925893" cy="203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29A" w:rsidRPr="00C1387A" w:rsidRDefault="007B2696" w:rsidP="00C1387A">
      <w:pPr>
        <w:pStyle w:val="ac"/>
        <w:spacing w:after="0" w:line="360" w:lineRule="auto"/>
        <w:ind w:firstLine="709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8. Диаграмма DFD, описывающая процесс получения списка продуктов TODO</w:t>
      </w:r>
    </w:p>
    <w:p w:rsidR="007B2696" w:rsidRPr="00305D40" w:rsidRDefault="007B269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Выше представленная диаграмма включает в себя следующие функции: «Пройти опрос», «Сформировать список рецептов», «Сформировать список блюд», «Сформировать меню», «Сформировать список продуктов», «Сформировать список TODO». </w:t>
      </w:r>
      <w:r w:rsidR="00D5435B" w:rsidRPr="00305D40">
        <w:rPr>
          <w:rFonts w:ascii="Times New Roman" w:hAnsi="Times New Roman" w:cs="Times New Roman"/>
          <w:sz w:val="28"/>
          <w:szCs w:val="28"/>
        </w:rPr>
        <w:t xml:space="preserve">На вход поступают «Данные пользователя», «Рецепты» и «Блюда», а на выход «Физиологические данные пользователя», «Список продуктов </w:t>
      </w:r>
      <w:r w:rsidR="00D5435B" w:rsidRPr="00305D40"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="00D5435B" w:rsidRPr="00305D40">
        <w:rPr>
          <w:rFonts w:ascii="Times New Roman" w:hAnsi="Times New Roman" w:cs="Times New Roman"/>
          <w:sz w:val="28"/>
          <w:szCs w:val="28"/>
        </w:rPr>
        <w:t>».</w:t>
      </w:r>
    </w:p>
    <w:p w:rsidR="0074229A" w:rsidRPr="00C1387A" w:rsidRDefault="0074229A" w:rsidP="00C1387A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06" w:name="_Toc6496545"/>
      <w:r w:rsidRPr="00C1387A">
        <w:rPr>
          <w:rFonts w:ascii="Times New Roman" w:hAnsi="Times New Roman" w:cs="Times New Roman"/>
          <w:color w:val="auto"/>
          <w:sz w:val="28"/>
          <w:szCs w:val="28"/>
        </w:rPr>
        <w:t>4.2.2. Диаграмма DFD, описывающая процесс достижения конечной цели – приготовление еды</w:t>
      </w:r>
      <w:bookmarkEnd w:id="1406"/>
    </w:p>
    <w:p w:rsidR="00D5435B" w:rsidRPr="00305D40" w:rsidRDefault="00D5435B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 xml:space="preserve">На рис. 9. представлена диаграмма DFD, описывающая процесс достижения конечной цели – приготовление еды на основе рецептов в приложении. </w:t>
      </w:r>
    </w:p>
    <w:p w:rsidR="00D5435B" w:rsidRPr="00C1387A" w:rsidRDefault="006B78AC" w:rsidP="00C1387A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59E1B" wp14:editId="3AAF4847">
            <wp:extent cx="5847715" cy="1979346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9" cy="201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229A" w:rsidRPr="00C1387A" w:rsidRDefault="00D5435B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9. Диаграмма DFD, описывающая процесс достижения конечной цели – приготовление еды</w:t>
      </w:r>
    </w:p>
    <w:p w:rsidR="00D5435B" w:rsidRPr="00305D40" w:rsidRDefault="00D5435B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ab/>
        <w:t>Диаграмма включает в себя следующие функции: «Задать физиологические параметры в приложение», «Рассчитать КБЖУ», «Сформировать меню», «Выбрать блюдо», «Создать блюдо/рецепт», «Открыть рецепт».</w:t>
      </w:r>
      <w:r w:rsidRPr="00305D40">
        <w:rPr>
          <w:rFonts w:ascii="Times New Roman" w:hAnsi="Times New Roman" w:cs="Times New Roman"/>
          <w:sz w:val="28"/>
          <w:szCs w:val="28"/>
        </w:rPr>
        <w:t xml:space="preserve"> На вход поступают следующие данные «Физ.параметры пользователя», «Блюда», «Рецепты», а на выход «Физиологические данные пользователя», «КБЖУ» пользователя, «Рецепты пользователя» и «Приготовление еды».</w:t>
      </w:r>
    </w:p>
    <w:p w:rsidR="0074229A" w:rsidRPr="00C1387A" w:rsidRDefault="0074229A" w:rsidP="00C1387A">
      <w:pPr>
        <w:pStyle w:val="3"/>
        <w:spacing w:before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1407" w:name="_Toc6496546"/>
      <w:r w:rsidRPr="00C1387A">
        <w:rPr>
          <w:rFonts w:ascii="Times New Roman" w:hAnsi="Times New Roman" w:cs="Times New Roman"/>
          <w:color w:val="auto"/>
          <w:sz w:val="28"/>
          <w:szCs w:val="28"/>
        </w:rPr>
        <w:t>4.2.3. Диаграмма DFD</w:t>
      </w:r>
      <w:del w:id="1408" w:author="Aleksander Egorov" w:date="2019-04-18T16:09:00Z">
        <w:r w:rsidRPr="00C1387A" w:rsidDel="00C1387A">
          <w:rPr>
            <w:rFonts w:ascii="Times New Roman" w:hAnsi="Times New Roman" w:cs="Times New Roman"/>
            <w:color w:val="auto"/>
            <w:sz w:val="28"/>
            <w:szCs w:val="28"/>
          </w:rPr>
          <w:delText>, описывающая</w:delText>
        </w:r>
      </w:del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del w:id="1409" w:author="Aleksander Egorov" w:date="2019-04-18T16:10:00Z">
        <w:r w:rsidRPr="00C1387A" w:rsidDel="00C1387A">
          <w:rPr>
            <w:rFonts w:ascii="Times New Roman" w:hAnsi="Times New Roman" w:cs="Times New Roman"/>
            <w:color w:val="auto"/>
            <w:sz w:val="28"/>
            <w:szCs w:val="28"/>
          </w:rPr>
          <w:delText xml:space="preserve">получение </w:delText>
        </w:r>
      </w:del>
      <w:ins w:id="1410" w:author="Aleksander Egorov" w:date="2019-04-18T16:10:00Z">
        <w:r w:rsidR="00C1387A">
          <w:rPr>
            <w:rFonts w:ascii="Times New Roman" w:hAnsi="Times New Roman" w:cs="Times New Roman"/>
            <w:color w:val="auto"/>
            <w:sz w:val="28"/>
            <w:szCs w:val="28"/>
          </w:rPr>
          <w:t xml:space="preserve">формирование </w:t>
        </w:r>
      </w:ins>
      <w:r w:rsidRPr="00C1387A">
        <w:rPr>
          <w:rFonts w:ascii="Times New Roman" w:hAnsi="Times New Roman" w:cs="Times New Roman"/>
          <w:color w:val="auto"/>
          <w:sz w:val="28"/>
          <w:szCs w:val="28"/>
        </w:rPr>
        <w:t>отчета о выпитой воде</w:t>
      </w:r>
      <w:bookmarkEnd w:id="1407"/>
    </w:p>
    <w:p w:rsidR="0034563B" w:rsidRPr="00305D40" w:rsidRDefault="0034563B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На рис. 10. представлена диаграмма DFD, описывающая получение отчета о выпитой воде.</w:t>
      </w:r>
    </w:p>
    <w:p w:rsidR="0034563B" w:rsidRPr="00C1387A" w:rsidRDefault="0074229A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496CB" wp14:editId="20C9E322">
            <wp:extent cx="5847907" cy="2184088"/>
            <wp:effectExtent l="0" t="0" r="63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20" cy="219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78AC" w:rsidRPr="00C1387A" w:rsidRDefault="0034563B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02A2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0. Диаграмма DFD</w:t>
      </w:r>
      <w:ins w:id="1411" w:author="Криворученко Александра Николаевна" w:date="2019-04-18T16:13:00Z">
        <w:r w:rsidR="00B97731" w:rsidRPr="00B97731">
          <w:rPr>
            <w:rFonts w:ascii="Times New Roman" w:hAnsi="Times New Roman" w:cs="Times New Roman"/>
            <w:i w:val="0"/>
            <w:color w:val="auto"/>
            <w:sz w:val="28"/>
            <w:szCs w:val="28"/>
            <w:rPrChange w:id="1412" w:author="Криворученко Александра Николаевна" w:date="2019-04-18T16:13:00Z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rPrChange>
          </w:rPr>
          <w:t xml:space="preserve"> </w:t>
        </w:r>
        <w:r w:rsidR="00B97731">
          <w:rPr>
            <w:rFonts w:ascii="Times New Roman" w:hAnsi="Times New Roman" w:cs="Times New Roman"/>
            <w:i w:val="0"/>
            <w:color w:val="auto"/>
            <w:sz w:val="28"/>
            <w:szCs w:val="28"/>
          </w:rPr>
          <w:t xml:space="preserve">формирование </w:t>
        </w:r>
      </w:ins>
      <w:del w:id="1413" w:author="Криворученко Александра Николаевна" w:date="2019-04-18T16:13:00Z">
        <w:r w:rsidRPr="00C1387A" w:rsidDel="00B97731">
          <w:rPr>
            <w:rFonts w:ascii="Times New Roman" w:hAnsi="Times New Roman" w:cs="Times New Roman"/>
            <w:i w:val="0"/>
            <w:color w:val="auto"/>
            <w:sz w:val="28"/>
            <w:szCs w:val="28"/>
          </w:rPr>
          <w:delText xml:space="preserve">, </w:delText>
        </w:r>
        <w:r w:rsidRPr="00C1387A" w:rsidDel="00B97731">
          <w:rPr>
            <w:rFonts w:ascii="Times New Roman" w:hAnsi="Times New Roman" w:cs="Times New Roman"/>
            <w:i w:val="0"/>
            <w:color w:val="auto"/>
            <w:sz w:val="28"/>
            <w:szCs w:val="28"/>
            <w:highlight w:val="yellow"/>
            <w:rPrChange w:id="1414" w:author="Aleksander Egorov" w:date="2019-04-18T16:10:00Z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rPrChange>
          </w:rPr>
          <w:delText>описывающая получение</w:delText>
        </w:r>
        <w:r w:rsidRPr="00C1387A" w:rsidDel="00B97731">
          <w:rPr>
            <w:rFonts w:ascii="Times New Roman" w:hAnsi="Times New Roman" w:cs="Times New Roman"/>
            <w:i w:val="0"/>
            <w:color w:val="auto"/>
            <w:sz w:val="28"/>
            <w:szCs w:val="28"/>
          </w:rPr>
          <w:delText xml:space="preserve"> </w:delText>
        </w:r>
      </w:del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отчета о выпитой воде</w:t>
      </w:r>
    </w:p>
    <w:p w:rsidR="0034563B" w:rsidRPr="00305D40" w:rsidRDefault="0034563B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Диаграмма включает в себя следующие функции «Заполнить информацию о выпитой воде», «Выбор периода», «Посмотреть информацию о выпитой воде за день» и «Сформировать отчет за период»</w:t>
      </w:r>
      <w:r w:rsidRPr="00305D40">
        <w:rPr>
          <w:rFonts w:ascii="Times New Roman" w:hAnsi="Times New Roman" w:cs="Times New Roman"/>
          <w:sz w:val="28"/>
          <w:szCs w:val="28"/>
        </w:rPr>
        <w:t>. На вход поступают «Данные о выпитой воде», а на выход «Количество выпитой воды» и «Отчет о выпитой воде».</w:t>
      </w:r>
    </w:p>
    <w:p w:rsidR="006B78AC" w:rsidRPr="00305D40" w:rsidRDefault="006B78AC" w:rsidP="00C1387A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15" w:name="_Toc6496547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4.3. </w:t>
      </w:r>
      <w:r w:rsidR="001F12A3"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="001F12A3" w:rsidRPr="00305D40">
        <w:rPr>
          <w:rFonts w:ascii="Times New Roman" w:hAnsi="Times New Roman" w:cs="Times New Roman"/>
          <w:color w:val="auto"/>
          <w:sz w:val="28"/>
          <w:szCs w:val="28"/>
          <w:lang w:val="en-US"/>
        </w:rPr>
        <w:t>IDEF</w:t>
      </w:r>
      <w:r w:rsidR="001F12A3" w:rsidRPr="00C1387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1F12A3" w:rsidRPr="00305D40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="001F12A3"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информационной системы «Меню»</w:t>
      </w:r>
      <w:bookmarkEnd w:id="1415"/>
    </w:p>
    <w:p w:rsidR="001F12A3" w:rsidRPr="00C1387A" w:rsidRDefault="001F12A3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 xml:space="preserve">Концептуальная модель </w:t>
      </w:r>
      <w:r w:rsidR="00000422" w:rsidRPr="00C1387A">
        <w:rPr>
          <w:rFonts w:ascii="Times New Roman" w:hAnsi="Times New Roman" w:cs="Times New Roman"/>
          <w:sz w:val="28"/>
          <w:szCs w:val="28"/>
        </w:rPr>
        <w:t xml:space="preserve">данных, описывающая основные сущности ИС «Меню» и отношения между ними представлена в разделе 3.3.3. главы 3 «Требования к системе». Логическая и физическая модели данных, рассмотренные в этом разделе, описаны с помощью методологии </w:t>
      </w:r>
      <w:r w:rsidR="00000422" w:rsidRPr="00C1387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000422" w:rsidRPr="00C1387A">
        <w:rPr>
          <w:rFonts w:ascii="Times New Roman" w:hAnsi="Times New Roman" w:cs="Times New Roman"/>
          <w:sz w:val="28"/>
          <w:szCs w:val="28"/>
        </w:rPr>
        <w:t>1</w:t>
      </w:r>
      <w:r w:rsidR="00000422" w:rsidRPr="00C1387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00422" w:rsidRPr="00C1387A">
        <w:rPr>
          <w:rFonts w:ascii="Times New Roman" w:hAnsi="Times New Roman" w:cs="Times New Roman"/>
          <w:sz w:val="28"/>
          <w:szCs w:val="28"/>
        </w:rPr>
        <w:t>.</w:t>
      </w:r>
    </w:p>
    <w:p w:rsidR="001F12A3" w:rsidRPr="00C1387A" w:rsidRDefault="001F12A3" w:rsidP="00C1387A">
      <w:pPr>
        <w:pStyle w:val="3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ab/>
      </w:r>
      <w:bookmarkStart w:id="1416" w:name="_Toc6496548"/>
      <w:r w:rsidRPr="00C1387A">
        <w:rPr>
          <w:rFonts w:ascii="Times New Roman" w:hAnsi="Times New Roman" w:cs="Times New Roman"/>
          <w:color w:val="auto"/>
          <w:sz w:val="28"/>
          <w:szCs w:val="28"/>
        </w:rPr>
        <w:t>4.3.1. Логическая модель данных</w:t>
      </w:r>
      <w:r w:rsidR="00000422"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ИС «Меню»</w:t>
      </w:r>
      <w:bookmarkEnd w:id="1416"/>
    </w:p>
    <w:p w:rsidR="00D90C11" w:rsidRPr="00305D40" w:rsidRDefault="00000422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Логическая модель данных ИС «Меню» представлена на рис. 11. Данная модель является начальным прототипом будущей базы данных.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0422" w:rsidRPr="00C1387A" w:rsidRDefault="00000422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 xml:space="preserve">Основными сущностями являются «Пользователь» и «Блюдо». «Пользователь» имеет следующие атрибуты: «Логин», «Пароль», «Email» и «Цель» (например, «снижение веса», «сохранение текущего веса», «набор массы»), а Блюдо: «Название», «Фото», «Рецепт», «Вид блюда» и «IDMealtime» (время употребления блюда: завтрак, обед, ужин и перекус соответственно). </w:t>
      </w:r>
    </w:p>
    <w:p w:rsidR="00000422" w:rsidRPr="00C1387A" w:rsidRDefault="006B78AC" w:rsidP="00C1387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4CB7" wp14:editId="3E5AFF9E">
            <wp:extent cx="5700676" cy="3971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66" cy="398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78AC" w:rsidRPr="00C1387A" w:rsidRDefault="00000422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11. Логическая модель данных ИС «Меню»</w:t>
      </w:r>
    </w:p>
    <w:p w:rsidR="008B0580" w:rsidRPr="00305D40" w:rsidRDefault="008B0580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 xml:space="preserve">Для того, чтобы рассчитать калорийность блюда сущность «Блюдо» имеет вспомогательную сущность «Продукты». Для описания сущности «Продукты» введены следующие атрибуты: «Название», «Вес», «Белки», «Жиры». «Углеводы», «Ккал». Для расчета КБЖУ пользователя введена сущность «Физиологические данные», которая имеет следующие атрибуты: «Вес», «Рост», «Активность», «Пол», «Возраст». Данные для расчета КБЖУ </w:t>
      </w:r>
      <w:r w:rsidRPr="00C1387A">
        <w:rPr>
          <w:rFonts w:ascii="Times New Roman" w:hAnsi="Times New Roman" w:cs="Times New Roman"/>
          <w:sz w:val="28"/>
          <w:szCs w:val="28"/>
        </w:rPr>
        <w:lastRenderedPageBreak/>
        <w:t>пользователя обрабатываются и рассчитываются, и далее поступают в сущность «КБЖУ пользователя». Выбранное пользователем блюдо из списка предоставленных блюд представлено сущностью «Выбранное блюдо».</w:t>
      </w:r>
    </w:p>
    <w:p w:rsidR="008B0580" w:rsidRPr="00C1387A" w:rsidRDefault="008B0580" w:rsidP="00C1387A">
      <w:pPr>
        <w:pStyle w:val="3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417" w:name="_Toc6496549"/>
      <w:r w:rsidRPr="00C1387A">
        <w:rPr>
          <w:rFonts w:ascii="Times New Roman" w:hAnsi="Times New Roman" w:cs="Times New Roman"/>
          <w:color w:val="auto"/>
          <w:sz w:val="28"/>
          <w:szCs w:val="28"/>
        </w:rPr>
        <w:t>4.3.2. Физическая модель данных ИС «Меню»</w:t>
      </w:r>
      <w:bookmarkEnd w:id="1417"/>
    </w:p>
    <w:p w:rsidR="006B78AC" w:rsidRPr="00305D40" w:rsidRDefault="008B0580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>Физическая модель данных ИС «Меню» представлена на рис. 12. Физическая модель базы данных определяет способы (типы) размещения данных среде хранения. Для реализации связи «многие ко многим» были созданы промежуточные таблицы.</w:t>
      </w:r>
    </w:p>
    <w:p w:rsidR="008B0580" w:rsidRPr="00C1387A" w:rsidRDefault="006B78AC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D230B" wp14:editId="4706443F">
            <wp:extent cx="5531759" cy="441251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35" cy="4423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C11" w:rsidRPr="00C1387A" w:rsidRDefault="008B0580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02A2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Физическая модель данных ИС «Меню»</w:t>
      </w:r>
    </w:p>
    <w:p w:rsidR="00426966" w:rsidRPr="00C1387A" w:rsidRDefault="00D90C11" w:rsidP="00C1387A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418" w:name="_Toc6496550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4.4. Диаграмма прецедентов </w:t>
      </w:r>
      <w:r w:rsidR="00426966" w:rsidRPr="00C1387A">
        <w:rPr>
          <w:rFonts w:ascii="Times New Roman" w:hAnsi="Times New Roman" w:cs="Times New Roman"/>
          <w:color w:val="auto"/>
          <w:sz w:val="28"/>
          <w:szCs w:val="28"/>
        </w:rPr>
        <w:t>ИС «Меню»</w:t>
      </w:r>
      <w:bookmarkEnd w:id="1418"/>
    </w:p>
    <w:p w:rsidR="00426966" w:rsidRPr="00C1387A" w:rsidRDefault="0013348B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процессе проектирования были изучены бизнес процессы предметной области и выделены основные варианты использования проектируемой системы. На основании проведенного анализа были построены диаграммы прецедентов, отражающие отношения между участниками системы и вариантами использования.</w:t>
      </w:r>
      <w:r w:rsidR="009C3938" w:rsidRPr="00C1387A">
        <w:rPr>
          <w:rFonts w:ascii="Times New Roman" w:hAnsi="Times New Roman" w:cs="Times New Roman"/>
          <w:sz w:val="28"/>
          <w:szCs w:val="28"/>
        </w:rPr>
        <w:tab/>
      </w:r>
    </w:p>
    <w:p w:rsidR="00426966" w:rsidRPr="00C1387A" w:rsidRDefault="000A0F7F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1419" w:name="_Toc6496551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t>4.4.1. Диаграмма прецедентов ИС «Меню»</w:t>
      </w:r>
      <w:r w:rsidR="009C3938"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 xml:space="preserve"> «Взаимодействие пользователя с приложением»</w:t>
      </w:r>
      <w:bookmarkEnd w:id="1419"/>
    </w:p>
    <w:p w:rsidR="009C3938" w:rsidRPr="00305D40" w:rsidRDefault="009C393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13. изображена диаграмма прцедентов ИС «Меню» «Взаимодействие пользователя с приложением». Незарегистированный пользователь может пройти опрос, вследствие чего он регистируется и получает меню по умолчанию. Авторизированный пользователь может получить список продуктов своего меню, посмотреть меню, редактировать меню, а так же следить за уровнем выпитой воды.</w:t>
      </w:r>
    </w:p>
    <w:p w:rsidR="009C3938" w:rsidRPr="00C1387A" w:rsidRDefault="00426966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50A43" wp14:editId="6317A353">
            <wp:extent cx="5953775" cy="340207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r="1636"/>
                    <a:stretch/>
                  </pic:blipFill>
                  <pic:spPr bwMode="auto">
                    <a:xfrm>
                      <a:off x="0" y="0"/>
                      <a:ext cx="5959515" cy="34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966" w:rsidRPr="00C1387A" w:rsidRDefault="009C3938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02A2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«Взаимодействие пользователя с приложением»</w:t>
      </w:r>
    </w:p>
    <w:p w:rsidR="009C3938" w:rsidRPr="00C1387A" w:rsidRDefault="009C3938" w:rsidP="00C1387A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20" w:name="_Toc6496552"/>
      <w:r w:rsidRPr="00C1387A">
        <w:rPr>
          <w:rFonts w:ascii="Times New Roman" w:hAnsi="Times New Roman" w:cs="Times New Roman"/>
          <w:color w:val="auto"/>
          <w:sz w:val="28"/>
          <w:szCs w:val="28"/>
        </w:rPr>
        <w:t>4.4.2. Диаграмма прецедентов ИС «Меню» «Получение списка продуктов»</w:t>
      </w:r>
      <w:bookmarkEnd w:id="1420"/>
    </w:p>
    <w:p w:rsidR="00426966" w:rsidRPr="00305D40" w:rsidRDefault="009C3938" w:rsidP="00C1387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рис. 14. изображена диаграмма прецедентов, описывающаяя бизнес-процесс «Получение списка продуктов». Авторизированный пользователь может сохранить предпочитаемое меню и получить список продуктов. Список продуктов можно редактировать, создавать его в форме TODO, а так же в TODO списке возможны присущие ему отметки и редактирование.</w:t>
      </w:r>
    </w:p>
    <w:p w:rsidR="009C3938" w:rsidRPr="00C1387A" w:rsidRDefault="00426966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E19214" wp14:editId="14ADC476">
            <wp:extent cx="5910577" cy="23497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1072"/>
                    <a:stretch/>
                  </pic:blipFill>
                  <pic:spPr bwMode="auto">
                    <a:xfrm>
                      <a:off x="0" y="0"/>
                      <a:ext cx="5921611" cy="23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966" w:rsidRPr="00C1387A" w:rsidRDefault="009C3938" w:rsidP="00C1387A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02A2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«Получение списка продуктов»</w:t>
      </w:r>
    </w:p>
    <w:p w:rsidR="009C3938" w:rsidRPr="00C1387A" w:rsidRDefault="009C3938" w:rsidP="00C1387A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21" w:name="_Toc6496553"/>
      <w:r w:rsidRPr="00C1387A">
        <w:rPr>
          <w:rFonts w:ascii="Times New Roman" w:hAnsi="Times New Roman" w:cs="Times New Roman"/>
          <w:color w:val="auto"/>
          <w:sz w:val="28"/>
          <w:szCs w:val="28"/>
        </w:rPr>
        <w:t>4.4.3. Диаграмма прецедентов ИС «Меню» «Создание меню»</w:t>
      </w:r>
      <w:bookmarkEnd w:id="1421"/>
    </w:p>
    <w:p w:rsidR="00426966" w:rsidRPr="00305D40" w:rsidRDefault="009C3938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</w:rPr>
        <w:t>На рис. 15. изображен</w:t>
      </w:r>
      <w:r w:rsidR="0013348B" w:rsidRPr="00C1387A">
        <w:rPr>
          <w:rFonts w:ascii="Times New Roman" w:hAnsi="Times New Roman" w:cs="Times New Roman"/>
          <w:sz w:val="28"/>
          <w:szCs w:val="28"/>
        </w:rPr>
        <w:t>а</w:t>
      </w:r>
      <w:r w:rsidRPr="00C1387A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="0013348B" w:rsidRPr="00C1387A">
        <w:rPr>
          <w:rFonts w:ascii="Times New Roman" w:hAnsi="Times New Roman" w:cs="Times New Roman"/>
          <w:sz w:val="28"/>
          <w:szCs w:val="28"/>
        </w:rPr>
        <w:t xml:space="preserve"> прецедентов ИС «Меню»</w:t>
      </w:r>
      <w:r w:rsidRPr="00C1387A">
        <w:rPr>
          <w:rFonts w:ascii="Times New Roman" w:hAnsi="Times New Roman" w:cs="Times New Roman"/>
          <w:sz w:val="28"/>
          <w:szCs w:val="28"/>
        </w:rPr>
        <w:t>, описывающая бизнес процесс «Создание меню». Авторизированный пользователь может рассчитать свою норму КБЖУ и согласно ей, создать меню. Пользователь может просматривать меню на 1/2/3 день, выбирать предпочитаемые рецепты и сохранять их, а также пользователь может создать собственный рецепт и добавить его в меню.</w:t>
      </w:r>
    </w:p>
    <w:p w:rsidR="0013348B" w:rsidRPr="00C1387A" w:rsidRDefault="00426966" w:rsidP="00C1387A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56A95F" wp14:editId="3CAC9ECB">
            <wp:extent cx="5899770" cy="2945218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" r="1350"/>
                    <a:stretch/>
                  </pic:blipFill>
                  <pic:spPr bwMode="auto">
                    <a:xfrm>
                      <a:off x="0" y="0"/>
                      <a:ext cx="5910028" cy="29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966" w:rsidRPr="00C1387A" w:rsidRDefault="0013348B" w:rsidP="00C1387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02A2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«Создание меню»</w:t>
      </w:r>
    </w:p>
    <w:p w:rsidR="00426966" w:rsidRPr="00C1387A" w:rsidRDefault="00426966" w:rsidP="00C1387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22" w:name="_Toc6496554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4.5. Диаграмма состояний ИС «Меню»</w:t>
      </w:r>
      <w:bookmarkEnd w:id="1422"/>
    </w:p>
    <w:p w:rsidR="00BB69F6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>В процессе проектирования информационной системы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BF17CB">
        <w:rPr>
          <w:rFonts w:ascii="Times New Roman" w:hAnsi="Times New Roman" w:cs="Times New Roman"/>
          <w:sz w:val="28"/>
          <w:szCs w:val="28"/>
        </w:rPr>
        <w:t>» было проанализировано необходимое поведение системы в рамках реализации бизнес-логики. Это поведение было описано с помощь</w:t>
      </w:r>
      <w:r>
        <w:rPr>
          <w:rFonts w:ascii="Times New Roman" w:hAnsi="Times New Roman" w:cs="Times New Roman"/>
          <w:sz w:val="28"/>
          <w:szCs w:val="28"/>
        </w:rPr>
        <w:t>ю диаграмм</w:t>
      </w:r>
      <w:r w:rsidRPr="00BF17CB">
        <w:rPr>
          <w:rFonts w:ascii="Times New Roman" w:hAnsi="Times New Roman" w:cs="Times New Roman"/>
          <w:sz w:val="28"/>
          <w:szCs w:val="28"/>
        </w:rPr>
        <w:t xml:space="preserve"> состояний.</w:t>
      </w:r>
    </w:p>
    <w:p w:rsidR="00BB7641" w:rsidRDefault="00BB7641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23" w:name="_Toc6496555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4.5.1. </w:t>
      </w:r>
      <w:r w:rsidR="00C5554B" w:rsidRPr="00C1387A">
        <w:rPr>
          <w:rFonts w:ascii="Times New Roman" w:hAnsi="Times New Roman" w:cs="Times New Roman"/>
          <w:color w:val="auto"/>
          <w:sz w:val="28"/>
          <w:szCs w:val="28"/>
        </w:rPr>
        <w:t>Диаграмма состояний ИС «Меню» «Формирование меню»</w:t>
      </w:r>
      <w:bookmarkEnd w:id="1423"/>
    </w:p>
    <w:p w:rsidR="00BB69F6" w:rsidRDefault="00BB69F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рис. 16. представлена д</w:t>
      </w:r>
      <w:r w:rsidRPr="00BB69F6">
        <w:rPr>
          <w:rFonts w:ascii="Times New Roman" w:hAnsi="Times New Roman" w:cs="Times New Roman"/>
          <w:sz w:val="28"/>
          <w:szCs w:val="28"/>
        </w:rPr>
        <w:t>иаграмма состояний ИС «Меню» «Формирование меню»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A0DD9">
        <w:rPr>
          <w:rFonts w:ascii="Times New Roman" w:hAnsi="Times New Roman" w:cs="Times New Roman"/>
          <w:sz w:val="28"/>
          <w:szCs w:val="28"/>
        </w:rPr>
        <w:t xml:space="preserve">Данная диаграмма состояний начинается с процесса обработки данных пользователя. </w:t>
      </w:r>
      <w:r w:rsidR="000C1A7E">
        <w:rPr>
          <w:rFonts w:ascii="Times New Roman" w:hAnsi="Times New Roman" w:cs="Times New Roman"/>
          <w:sz w:val="28"/>
          <w:szCs w:val="28"/>
        </w:rPr>
        <w:t xml:space="preserve">Основные состояния системы: «Данные для меню введены», «Расчет меню произведен», «Меню сконфигурировано», «Меню сформировано», «Меню некорректно», «Меню удалено», «Меню деактивировано». </w:t>
      </w:r>
      <w:r w:rsidR="00EA0DD9">
        <w:rPr>
          <w:rFonts w:ascii="Times New Roman" w:hAnsi="Times New Roman" w:cs="Times New Roman"/>
          <w:sz w:val="28"/>
          <w:szCs w:val="28"/>
        </w:rPr>
        <w:t>В результате прохождения всех состояний пользователь получает «сконфигурированное меню»</w:t>
      </w:r>
    </w:p>
    <w:p w:rsidR="00EA0DD9" w:rsidRDefault="00426966" w:rsidP="00C1387A">
      <w:pPr>
        <w:keepNext/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4A032" wp14:editId="5A927ED2">
            <wp:extent cx="5932170" cy="25660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8"/>
                    <a:stretch/>
                  </pic:blipFill>
                  <pic:spPr bwMode="auto">
                    <a:xfrm>
                      <a:off x="0" y="0"/>
                      <a:ext cx="593217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4B" w:rsidRPr="00B97731" w:rsidRDefault="00EA0DD9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  <w:rPrChange w:id="1424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25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t>Рис. 1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26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begin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27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instrText xml:space="preserve"> SEQ Рисунок \* ARABIC </w:instrTex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28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separate"/>
      </w:r>
      <w:r w:rsidR="00C02A28" w:rsidRPr="00B97731">
        <w:rPr>
          <w:rFonts w:ascii="Times New Roman" w:hAnsi="Times New Roman" w:cs="Times New Roman"/>
          <w:i w:val="0"/>
          <w:noProof/>
          <w:color w:val="auto"/>
          <w:sz w:val="28"/>
          <w:szCs w:val="28"/>
          <w:rPrChange w:id="1429" w:author="Криворученко Александра Николаевна" w:date="2019-04-18T16:13:00Z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</w:rPrChange>
        </w:rPr>
        <w:t>6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0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end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1" w:author="Криворученко Александра Николаевна" w:date="2019-04-18T16:13:00Z">
            <w:rPr>
              <w:rFonts w:ascii="Times New Roman" w:hAnsi="Times New Roman" w:cs="Times New Roman"/>
              <w:sz w:val="28"/>
              <w:szCs w:val="28"/>
            </w:rPr>
          </w:rPrChange>
        </w:rPr>
        <w:t>. Диаграмма состояний ИС «Меню» «Формирование меню»</w:t>
      </w:r>
    </w:p>
    <w:p w:rsidR="00EA0DD9" w:rsidRPr="00305D40" w:rsidRDefault="00EA0DD9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D9">
        <w:rPr>
          <w:rFonts w:ascii="Times New Roman" w:hAnsi="Times New Roman" w:cs="Times New Roman"/>
          <w:sz w:val="28"/>
          <w:szCs w:val="28"/>
        </w:rPr>
        <w:t>Так же процесс прохождения состояний может заканчиваться «удалением меню».</w:t>
      </w:r>
    </w:p>
    <w:p w:rsidR="00C5554B" w:rsidRPr="00C1387A" w:rsidRDefault="00C5554B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32" w:name="_Toc6496556"/>
      <w:r w:rsidRPr="00C1387A">
        <w:rPr>
          <w:rFonts w:ascii="Times New Roman" w:hAnsi="Times New Roman" w:cs="Times New Roman"/>
          <w:color w:val="auto"/>
          <w:sz w:val="28"/>
          <w:szCs w:val="28"/>
        </w:rPr>
        <w:t>4.5.2. Диаграмма состояний ИС «Меню» «Формирование списка продуктов»</w:t>
      </w:r>
      <w:bookmarkEnd w:id="1432"/>
    </w:p>
    <w:p w:rsidR="00A34FB1" w:rsidRDefault="00EA0DD9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17 представлена д</w:t>
      </w:r>
      <w:r w:rsidRPr="00EA0DD9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со</w:t>
      </w:r>
      <w:r w:rsidR="00A34FB1">
        <w:rPr>
          <w:rFonts w:ascii="Times New Roman" w:hAnsi="Times New Roman" w:cs="Times New Roman"/>
          <w:noProof/>
          <w:sz w:val="28"/>
          <w:szCs w:val="28"/>
          <w:lang w:eastAsia="ru-RU"/>
        </w:rPr>
        <w:t>стояний ИС «Меню» «Формирование списка продуктов»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34FB1" w:rsidRDefault="00426966" w:rsidP="00C1387A">
      <w:pPr>
        <w:keepNext/>
        <w:spacing w:after="0" w:line="360" w:lineRule="auto"/>
        <w:jc w:val="center"/>
      </w:pPr>
      <w:r w:rsidRPr="00EA0D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182444" wp14:editId="563426B5">
            <wp:extent cx="5529580" cy="37923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"/>
                    <a:stretch/>
                  </pic:blipFill>
                  <pic:spPr bwMode="auto">
                    <a:xfrm>
                      <a:off x="0" y="0"/>
                      <a:ext cx="5583439" cy="38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4B" w:rsidRPr="00B97731" w:rsidRDefault="00A34FB1" w:rsidP="00C1387A">
      <w:pPr>
        <w:pStyle w:val="ac"/>
        <w:jc w:val="center"/>
        <w:rPr>
          <w:i w:val="0"/>
          <w:color w:val="auto"/>
          <w:rPrChange w:id="1433" w:author="Криворученко Александра Николаевна" w:date="2019-04-18T16:14:00Z">
            <w:rPr/>
          </w:rPrChange>
        </w:rPr>
      </w:pP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4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t>Рис. 1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5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begin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6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instrText xml:space="preserve"> SEQ Рисунок \* ARABIC </w:instrTex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7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separate"/>
      </w:r>
      <w:r w:rsidR="00C02A28" w:rsidRPr="00B97731">
        <w:rPr>
          <w:rFonts w:ascii="Times New Roman" w:hAnsi="Times New Roman" w:cs="Times New Roman"/>
          <w:i w:val="0"/>
          <w:noProof/>
          <w:color w:val="auto"/>
          <w:sz w:val="28"/>
          <w:szCs w:val="28"/>
          <w:rPrChange w:id="1438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</w:rPrChange>
        </w:rPr>
        <w:t>7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39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end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40" w:author="Криворученко Александра Николаевна" w:date="2019-04-18T16:14:00Z">
            <w:rPr>
              <w:rFonts w:ascii="Times New Roman" w:hAnsi="Times New Roman" w:cs="Times New Roman"/>
              <w:sz w:val="28"/>
              <w:szCs w:val="28"/>
            </w:rPr>
          </w:rPrChange>
        </w:rPr>
        <w:t>. Диаграмма состояний ИС «Меню» «Формирование списка продуктов»</w:t>
      </w:r>
    </w:p>
    <w:p w:rsidR="00C5554B" w:rsidRPr="00C1387A" w:rsidRDefault="00C5554B" w:rsidP="00C1387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41" w:name="_Toc6496557"/>
      <w:r w:rsidRPr="00C1387A">
        <w:rPr>
          <w:rFonts w:ascii="Times New Roman" w:hAnsi="Times New Roman" w:cs="Times New Roman"/>
          <w:color w:val="auto"/>
          <w:sz w:val="28"/>
          <w:szCs w:val="28"/>
        </w:rPr>
        <w:t>4.5.3. Диаграмма состояний ИС «Меню» «Регистрация и авторизация»</w:t>
      </w:r>
      <w:bookmarkEnd w:id="1441"/>
    </w:p>
    <w:p w:rsidR="00BB69F6" w:rsidRDefault="00983D9D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18. представлена д</w:t>
      </w:r>
      <w:r w:rsidRPr="00983D9D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состояний ИС «Меню» «Регистрация и авторизация»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3D9D" w:rsidRDefault="00426966" w:rsidP="00C1387A">
      <w:pPr>
        <w:keepNext/>
        <w:rPr>
          <w:ins w:id="1442" w:author="Криворученко Александра Николаевна" w:date="2019-04-18T16:13:00Z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DDE13" wp14:editId="73FD3D17">
            <wp:extent cx="5932805" cy="1544320"/>
            <wp:effectExtent l="0" t="0" r="0" b="0"/>
            <wp:docPr id="20" name="Рисунок 20" descr="C:\Users\ALEXSA~1\AppData\Local\Temp\Rar$DRa122772.712\6-Опрос пользователя(регистрация, ввод физ.параметров_авторизаци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SA~1\AppData\Local\Temp\Rar$DRa122772.712\6-Опрос пользователя(регистрация, ввод физ.параметров_авторизация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1"/>
                    <a:stretch/>
                  </pic:blipFill>
                  <pic:spPr bwMode="auto">
                    <a:xfrm>
                      <a:off x="0" y="0"/>
                      <a:ext cx="59328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31" w:rsidRPr="00B97731" w:rsidRDefault="00B97731" w:rsidP="00B9773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rPrChange w:id="1443" w:author="Криворученко Александра Николаевна" w:date="2019-04-18T16:14:00Z">
            <w:rPr/>
          </w:rPrChange>
        </w:rPr>
        <w:pPrChange w:id="1444" w:author="Криворученко Александра Николаевна" w:date="2019-04-18T16:14:00Z">
          <w:pPr>
            <w:keepNext/>
          </w:pPr>
        </w:pPrChange>
      </w:pPr>
      <w:ins w:id="1445" w:author="Криворученко Александра Николаевна" w:date="2019-04-18T16:14:00Z">
        <w:r w:rsidRPr="00B97731">
          <w:rPr>
            <w:rFonts w:ascii="Times New Roman" w:hAnsi="Times New Roman" w:cs="Times New Roman"/>
            <w:sz w:val="28"/>
            <w:szCs w:val="28"/>
            <w:rPrChange w:id="1446" w:author="Криворученко Александра Николаевна" w:date="2019-04-18T16:14:00Z">
              <w:rPr/>
            </w:rPrChange>
          </w:rPr>
          <w:t>Рис. 18. Диаграмма состояний ИС «Меню» «Регистрация и авторизация»</w:t>
        </w:r>
      </w:ins>
    </w:p>
    <w:p w:rsidR="00F179D1" w:rsidRPr="00C1387A" w:rsidDel="00B97731" w:rsidRDefault="00F179D1" w:rsidP="00B97731">
      <w:pPr>
        <w:keepNext/>
        <w:spacing w:after="0" w:line="360" w:lineRule="auto"/>
        <w:jc w:val="both"/>
        <w:rPr>
          <w:del w:id="1447" w:author="Криворученко Александра Николаевна" w:date="2019-04-18T16:14:00Z"/>
          <w:rFonts w:ascii="Times New Roman" w:hAnsi="Times New Roman" w:cs="Times New Roman"/>
          <w:sz w:val="28"/>
          <w:szCs w:val="28"/>
        </w:rPr>
        <w:pPrChange w:id="1448" w:author="Криворученко Александра Николаевна" w:date="2019-04-18T16:14:00Z">
          <w:pPr>
            <w:keepNext/>
            <w:spacing w:line="360" w:lineRule="auto"/>
            <w:jc w:val="both"/>
          </w:pPr>
        </w:pPrChange>
      </w:pPr>
      <w:r>
        <w:tab/>
      </w:r>
      <w:r w:rsidRPr="00C1387A">
        <w:rPr>
          <w:rFonts w:ascii="Times New Roman" w:hAnsi="Times New Roman" w:cs="Times New Roman"/>
          <w:sz w:val="28"/>
          <w:szCs w:val="28"/>
        </w:rPr>
        <w:t>Основные состояния данной диаграммы «Приложение открыто», «Идентификация», «Аутентификация», «Авторизация», «Данные получены», «Регистрация»,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-подтверждение отправлено».</w:t>
      </w:r>
    </w:p>
    <w:p w:rsidR="00983D9D" w:rsidRPr="00C1387A" w:rsidRDefault="00983D9D" w:rsidP="00B97731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pPrChange w:id="1449" w:author="Криворученко Александра Николаевна" w:date="2019-04-18T16:14:00Z">
          <w:pPr>
            <w:pStyle w:val="ac"/>
            <w:spacing w:after="0" w:line="360" w:lineRule="auto"/>
            <w:jc w:val="center"/>
          </w:pPr>
        </w:pPrChange>
      </w:pPr>
      <w:del w:id="1450" w:author="Криворученко Александра Николаевна" w:date="2019-04-18T16:13:00Z">
        <w:r w:rsidRPr="00C1387A" w:rsidDel="00B97731">
          <w:rPr>
            <w:rFonts w:ascii="Times New Roman" w:hAnsi="Times New Roman" w:cs="Times New Roman"/>
            <w:sz w:val="28"/>
            <w:szCs w:val="28"/>
          </w:rPr>
          <w:delText>Рис. 1</w:delText>
        </w:r>
        <w:r w:rsidRPr="00C1387A" w:rsidDel="00B97731">
          <w:rPr>
            <w:rFonts w:ascii="Times New Roman" w:hAnsi="Times New Roman" w:cs="Times New Roman"/>
            <w:i/>
            <w:sz w:val="28"/>
            <w:szCs w:val="28"/>
          </w:rPr>
          <w:fldChar w:fldCharType="begin"/>
        </w:r>
        <w:r w:rsidRPr="00C1387A" w:rsidDel="00B97731">
          <w:rPr>
            <w:rFonts w:ascii="Times New Roman" w:hAnsi="Times New Roman" w:cs="Times New Roman"/>
            <w:sz w:val="28"/>
            <w:szCs w:val="28"/>
          </w:rPr>
          <w:delInstrText xml:space="preserve"> SEQ Рисунок \* ARABIC </w:delInstrText>
        </w:r>
        <w:r w:rsidRPr="00C1387A" w:rsidDel="00B97731">
          <w:rPr>
            <w:rFonts w:ascii="Times New Roman" w:hAnsi="Times New Roman" w:cs="Times New Roman"/>
            <w:i/>
            <w:sz w:val="28"/>
            <w:szCs w:val="28"/>
          </w:rPr>
          <w:fldChar w:fldCharType="separate"/>
        </w:r>
        <w:r w:rsidR="00C02A28" w:rsidDel="00B97731">
          <w:rPr>
            <w:rFonts w:ascii="Times New Roman" w:hAnsi="Times New Roman" w:cs="Times New Roman"/>
            <w:noProof/>
            <w:sz w:val="28"/>
            <w:szCs w:val="28"/>
          </w:rPr>
          <w:delText>8</w:delText>
        </w:r>
        <w:r w:rsidRPr="00C1387A" w:rsidDel="00B97731">
          <w:rPr>
            <w:rFonts w:ascii="Times New Roman" w:hAnsi="Times New Roman" w:cs="Times New Roman"/>
            <w:i/>
            <w:sz w:val="28"/>
            <w:szCs w:val="28"/>
          </w:rPr>
          <w:fldChar w:fldCharType="end"/>
        </w:r>
        <w:r w:rsidRPr="00C1387A" w:rsidDel="00B97731">
          <w:rPr>
            <w:rFonts w:ascii="Times New Roman" w:hAnsi="Times New Roman" w:cs="Times New Roman"/>
            <w:sz w:val="28"/>
            <w:szCs w:val="28"/>
          </w:rPr>
          <w:delText>. Диаграмма состояний ИС «Меню» «Регистрация и авторизация»</w:delText>
        </w:r>
      </w:del>
    </w:p>
    <w:p w:rsidR="00373EE2" w:rsidRPr="00C1387A" w:rsidRDefault="00373EE2" w:rsidP="00B97731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  <w:pPrChange w:id="1451" w:author="Криворученко Александра Николаевна" w:date="2019-04-18T16:14:00Z">
          <w:pPr>
            <w:pStyle w:val="2"/>
            <w:spacing w:before="0" w:line="360" w:lineRule="auto"/>
            <w:ind w:firstLine="708"/>
          </w:pPr>
        </w:pPrChange>
      </w:pPr>
      <w:bookmarkStart w:id="1452" w:name="_Toc6496558"/>
      <w:r w:rsidRPr="00C1387A">
        <w:rPr>
          <w:rFonts w:ascii="Times New Roman" w:hAnsi="Times New Roman" w:cs="Times New Roman"/>
          <w:color w:val="auto"/>
          <w:sz w:val="28"/>
          <w:szCs w:val="28"/>
        </w:rPr>
        <w:t>4.6. Диаграмма развертывания ИС «Меню»</w:t>
      </w:r>
      <w:bookmarkEnd w:id="1452"/>
    </w:p>
    <w:p w:rsidR="00373EE2" w:rsidRPr="00305D40" w:rsidRDefault="00C02A28" w:rsidP="00B97731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  <w:pPrChange w:id="1453" w:author="Криворученко Александра Николаевна" w:date="2019-04-18T16:14:00Z">
          <w:pPr>
            <w:spacing w:after="0" w:line="360" w:lineRule="auto"/>
          </w:pPr>
        </w:pPrChange>
      </w:pPr>
      <w:r>
        <w:rPr>
          <w:rFonts w:ascii="Times New Roman" w:hAnsi="Times New Roman" w:cs="Times New Roman"/>
          <w:sz w:val="28"/>
          <w:szCs w:val="28"/>
        </w:rPr>
        <w:tab/>
        <w:t>На рис. 19. представлена диаграмма развертывания ИС «Меню».</w:t>
      </w:r>
    </w:p>
    <w:p w:rsidR="00C02A28" w:rsidRDefault="00373EE2" w:rsidP="00C1387A">
      <w:pPr>
        <w:keepNext/>
        <w:jc w:val="center"/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1D926A" wp14:editId="6A86DE79">
            <wp:extent cx="5940425" cy="312967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4"/>
                    <a:stretch/>
                  </pic:blipFill>
                  <pic:spPr bwMode="auto">
                    <a:xfrm>
                      <a:off x="0" y="0"/>
                      <a:ext cx="5940425" cy="31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A28" w:rsidRPr="00B97731" w:rsidRDefault="00C02A28" w:rsidP="00C1387A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rPrChange w:id="1454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</w:pP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55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t>Рис. 1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56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fldChar w:fldCharType="begin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57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instrText xml:space="preserve"> SEQ Рисунок \* ARABIC </w:instrTex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58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fldChar w:fldCharType="separate"/>
      </w:r>
      <w:r w:rsidRPr="00B97731">
        <w:rPr>
          <w:rFonts w:ascii="Times New Roman" w:hAnsi="Times New Roman" w:cs="Times New Roman"/>
          <w:i w:val="0"/>
          <w:noProof/>
          <w:color w:val="auto"/>
          <w:sz w:val="28"/>
          <w:szCs w:val="28"/>
          <w:rPrChange w:id="1459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noProof/>
              <w:color w:val="auto"/>
              <w:sz w:val="32"/>
              <w:szCs w:val="32"/>
            </w:rPr>
          </w:rPrChange>
        </w:rPr>
        <w:t>9</w:t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60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fldChar w:fldCharType="end"/>
      </w:r>
      <w:r w:rsidRPr="00B97731">
        <w:rPr>
          <w:rFonts w:ascii="Times New Roman" w:hAnsi="Times New Roman" w:cs="Times New Roman"/>
          <w:i w:val="0"/>
          <w:color w:val="auto"/>
          <w:sz w:val="28"/>
          <w:szCs w:val="28"/>
          <w:rPrChange w:id="1461" w:author="Криворученко Александра Николаевна" w:date="2019-04-18T16:14:00Z">
            <w:rPr>
              <w:rFonts w:ascii="Times New Roman" w:hAnsi="Times New Roman" w:cs="Times New Roman"/>
              <w:i w:val="0"/>
              <w:color w:val="auto"/>
              <w:sz w:val="32"/>
              <w:szCs w:val="32"/>
            </w:rPr>
          </w:rPrChange>
        </w:rPr>
        <w:t>. Диаграмма развертывания ИС «Меню»</w:t>
      </w:r>
    </w:p>
    <w:p w:rsidR="00731319" w:rsidRPr="00F179D1" w:rsidRDefault="00731319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319">
        <w:rPr>
          <w:rFonts w:ascii="Times New Roman" w:hAnsi="Times New Roman" w:cs="Times New Roman"/>
          <w:sz w:val="28"/>
          <w:szCs w:val="28"/>
        </w:rPr>
        <w:t>Для создания сервера программного обеспечения должен быть использован облачный сервис Azure Mobile Services. Для создания мобильного приложения должен быть использован фреймворк для кроссплатформенной разаботки мобильных приложений Xamarin 4.12.3.69.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>Для взаимодействия мобильного приложения и серверного ПО должен быть использован архитектурный стиль REST на основе стандарта JSON (текстовый формат обмена данными).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>По умолчанию Azure Mobile Services при использовании .NET не поддерживает GZIP-сжатие передавае</w:t>
      </w:r>
      <w:r w:rsidR="00F179D1">
        <w:rPr>
          <w:rFonts w:ascii="Times New Roman" w:hAnsi="Times New Roman" w:cs="Times New Roman"/>
          <w:sz w:val="28"/>
          <w:szCs w:val="28"/>
        </w:rPr>
        <w:t xml:space="preserve">мых данных. Для того, чтобы его включить </w:t>
      </w:r>
      <w:r w:rsidRPr="00731319">
        <w:rPr>
          <w:rFonts w:ascii="Times New Roman" w:hAnsi="Times New Roman" w:cs="Times New Roman"/>
          <w:sz w:val="28"/>
          <w:szCs w:val="28"/>
        </w:rPr>
        <w:t>мо</w:t>
      </w:r>
      <w:r w:rsidR="00F179D1">
        <w:rPr>
          <w:rFonts w:ascii="Times New Roman" w:hAnsi="Times New Roman" w:cs="Times New Roman"/>
          <w:sz w:val="28"/>
          <w:szCs w:val="28"/>
        </w:rPr>
        <w:t xml:space="preserve">жно </w:t>
      </w:r>
      <w:r w:rsidRPr="00731319">
        <w:rPr>
          <w:rFonts w:ascii="Times New Roman" w:hAnsi="Times New Roman" w:cs="Times New Roman"/>
          <w:sz w:val="28"/>
          <w:szCs w:val="28"/>
        </w:rPr>
        <w:t>использовать библиотеку Microsoft.AspNet.Web</w:t>
      </w:r>
      <w:r>
        <w:rPr>
          <w:rFonts w:ascii="Times New Roman" w:hAnsi="Times New Roman" w:cs="Times New Roman"/>
          <w:sz w:val="28"/>
          <w:szCs w:val="28"/>
        </w:rPr>
        <w:t xml:space="preserve">Api.MessageHandlers.Compression. </w:t>
      </w:r>
      <w:r w:rsidRPr="00731319">
        <w:rPr>
          <w:rFonts w:ascii="Times New Roman" w:hAnsi="Times New Roman" w:cs="Times New Roman"/>
          <w:sz w:val="28"/>
          <w:szCs w:val="28"/>
        </w:rPr>
        <w:t>На стороне клиента в библиотеках Azure Mobile Services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должен использоваться </w:t>
      </w:r>
      <w:r w:rsidRPr="00731319">
        <w:rPr>
          <w:rFonts w:ascii="Times New Roman" w:hAnsi="Times New Roman" w:cs="Times New Roman"/>
          <w:sz w:val="28"/>
          <w:szCs w:val="28"/>
        </w:rPr>
        <w:t>стандартный для .NET клиент HttpClient.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>Для их использования HttpClient в Xamarin.Forms нужно подключить библиотеку ModernHttpClient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731319">
        <w:rPr>
          <w:rFonts w:ascii="Times New Roman" w:hAnsi="Times New Roman" w:cs="Times New Roman"/>
          <w:sz w:val="28"/>
          <w:szCs w:val="28"/>
        </w:rPr>
        <w:t>тправка Email-уведомлений</w:t>
      </w:r>
      <w:r>
        <w:rPr>
          <w:rFonts w:ascii="Times New Roman" w:hAnsi="Times New Roman" w:cs="Times New Roman"/>
          <w:sz w:val="28"/>
          <w:szCs w:val="28"/>
        </w:rPr>
        <w:t xml:space="preserve"> должна осуществляться</w:t>
      </w:r>
      <w:r w:rsidRPr="00731319">
        <w:rPr>
          <w:rFonts w:ascii="Times New Roman" w:hAnsi="Times New Roman" w:cs="Times New Roman"/>
          <w:sz w:val="28"/>
          <w:szCs w:val="28"/>
        </w:rPr>
        <w:t xml:space="preserve"> через SendGrid.</w:t>
      </w:r>
      <w:r>
        <w:rPr>
          <w:rFonts w:ascii="Times New Roman" w:hAnsi="Times New Roman" w:cs="Times New Roman"/>
          <w:sz w:val="28"/>
          <w:szCs w:val="28"/>
        </w:rPr>
        <w:t xml:space="preserve"> В качестве СУБД выступает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F179D1" w:rsidRPr="00C1387A">
        <w:rPr>
          <w:rFonts w:ascii="Times New Roman" w:hAnsi="Times New Roman" w:cs="Times New Roman"/>
          <w:sz w:val="28"/>
          <w:szCs w:val="28"/>
        </w:rPr>
        <w:t>.</w:t>
      </w:r>
    </w:p>
    <w:p w:rsidR="00F179D1" w:rsidRDefault="00F179D1" w:rsidP="00C1387A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462" w:name="_Toc6496559"/>
      <w:r w:rsidRPr="00C1387A">
        <w:rPr>
          <w:rFonts w:ascii="Times New Roman" w:hAnsi="Times New Roman" w:cs="Times New Roman"/>
          <w:color w:val="auto"/>
          <w:sz w:val="28"/>
          <w:szCs w:val="28"/>
        </w:rPr>
        <w:t>4.7. Диаграмма классов ИС «Меню»</w:t>
      </w:r>
      <w:bookmarkEnd w:id="1462"/>
    </w:p>
    <w:p w:rsidR="00817B45" w:rsidRDefault="00817B45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В процессе проектирования были выделены и описаны сущности и их взаимосвязи в предметной области ИС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817B45">
        <w:rPr>
          <w:rFonts w:ascii="Times New Roman" w:hAnsi="Times New Roman" w:cs="Times New Roman"/>
          <w:sz w:val="28"/>
          <w:szCs w:val="28"/>
        </w:rPr>
        <w:t xml:space="preserve">». На основании этих данных </w:t>
      </w:r>
      <w:r w:rsidRPr="00817B45">
        <w:rPr>
          <w:rFonts w:ascii="Times New Roman" w:hAnsi="Times New Roman" w:cs="Times New Roman"/>
          <w:sz w:val="28"/>
          <w:szCs w:val="28"/>
        </w:rPr>
        <w:lastRenderedPageBreak/>
        <w:t>была построена диаграмма классов.</w:t>
      </w:r>
      <w:r>
        <w:rPr>
          <w:rFonts w:ascii="Times New Roman" w:hAnsi="Times New Roman" w:cs="Times New Roman"/>
          <w:sz w:val="28"/>
          <w:szCs w:val="28"/>
        </w:rPr>
        <w:t xml:space="preserve"> В прил. 1 представлена диаграмма классов информационной системы «Меню».</w:t>
      </w:r>
    </w:p>
    <w:p w:rsidR="00DB5D9A" w:rsidRDefault="00817B45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диаграммы классов были выделены </w:t>
      </w:r>
      <w:r w:rsidR="00DB5D9A">
        <w:rPr>
          <w:rFonts w:ascii="Times New Roman" w:hAnsi="Times New Roman" w:cs="Times New Roman"/>
          <w:sz w:val="28"/>
          <w:szCs w:val="28"/>
        </w:rPr>
        <w:t>логические слои: слой представления, слой бизнес-логики, слой данных.</w:t>
      </w:r>
    </w:p>
    <w:p w:rsidR="00DB5D9A" w:rsidRDefault="00DB5D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Слой данных включает в себя следующие сущности:</w:t>
      </w:r>
    </w:p>
    <w:p w:rsidR="00DB5D9A" w:rsidRPr="00C1387A" w:rsidRDefault="00DB5D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PhysioData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2EE5" w:rsidRDefault="00DB5D9A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62EE5"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C62EE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C62EE5" w:rsidRPr="00C1387A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C62EE5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C62EE5"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62EE5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C62EE5">
        <w:rPr>
          <w:rFonts w:ascii="Times New Roman" w:hAnsi="Times New Roman" w:cs="Times New Roman"/>
          <w:sz w:val="28"/>
          <w:szCs w:val="28"/>
          <w:lang w:val="en-US"/>
        </w:rPr>
        <w:t>Purpose</w:t>
      </w:r>
      <w:r w:rsidR="00C62EE5"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C62E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2EE5" w:rsidRDefault="00C62EE5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KcalUser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Kcal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Squirrels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Fats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Carbohydrates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2EE5" w:rsidRDefault="00C62EE5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62EE5"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 атрибуты: «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:rsidR="00C62EE5" w:rsidRDefault="00C62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«SelectedDish» 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включает в себя атрибуты: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«Name», «Amount», «Meal», «DateMeal».</w:t>
      </w:r>
    </w:p>
    <w:p w:rsidR="00C62EE5" w:rsidRPr="00C1387A" w:rsidRDefault="00C62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«Recipe» </w:t>
      </w:r>
      <w:r w:rsidR="006C1850" w:rsidRPr="006C1850">
        <w:rPr>
          <w:rFonts w:ascii="Times New Roman" w:hAnsi="Times New Roman" w:cs="Times New Roman"/>
          <w:sz w:val="28"/>
          <w:szCs w:val="28"/>
        </w:rPr>
        <w:t>включает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1850" w:rsidRPr="006C1850">
        <w:rPr>
          <w:rFonts w:ascii="Times New Roman" w:hAnsi="Times New Roman" w:cs="Times New Roman"/>
          <w:sz w:val="28"/>
          <w:szCs w:val="28"/>
        </w:rPr>
        <w:t>в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1850" w:rsidRPr="006C1850">
        <w:rPr>
          <w:rFonts w:ascii="Times New Roman" w:hAnsi="Times New Roman" w:cs="Times New Roman"/>
          <w:sz w:val="28"/>
          <w:szCs w:val="28"/>
        </w:rPr>
        <w:t>себя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1850" w:rsidRPr="006C1850">
        <w:rPr>
          <w:rFonts w:ascii="Times New Roman" w:hAnsi="Times New Roman" w:cs="Times New Roman"/>
          <w:sz w:val="28"/>
          <w:szCs w:val="28"/>
        </w:rPr>
        <w:t>атрибуты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«TimeCooking»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«Rule»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«Photo»</w:t>
      </w:r>
      <w:r w:rsidR="006C1850" w:rsidRPr="00C138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1850" w:rsidRPr="00C1387A" w:rsidRDefault="006C1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«Dish»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«D_Name», «D_Type», «D_Meal», «D_Photo».</w:t>
      </w:r>
    </w:p>
    <w:p w:rsidR="006C1850" w:rsidRDefault="006C1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«Product»</w:t>
      </w:r>
      <w:r w:rsidRPr="00C1387A">
        <w:rPr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  <w:lang w:val="en-US"/>
        </w:rPr>
        <w:t>включает в себя атрибуты: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«Name», «Weight», «Kcal», «Squirrels», «Fats», «Carbohydrates».</w:t>
      </w:r>
    </w:p>
    <w:p w:rsidR="006C1850" w:rsidRDefault="006C1850" w:rsidP="00C1387A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387A">
        <w:rPr>
          <w:sz w:val="28"/>
          <w:szCs w:val="28"/>
        </w:rPr>
        <w:t>Так же слой данных включает в себя репозиторий «</w:t>
      </w:r>
      <w:r w:rsidRPr="00C1387A">
        <w:rPr>
          <w:bCs/>
          <w:color w:val="000000"/>
          <w:sz w:val="28"/>
          <w:szCs w:val="28"/>
        </w:rPr>
        <w:t>Repository»</w:t>
      </w:r>
      <w:r>
        <w:rPr>
          <w:bCs/>
          <w:color w:val="000000"/>
          <w:sz w:val="28"/>
          <w:szCs w:val="28"/>
        </w:rPr>
        <w:t>. Репозиторий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включает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себя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следующие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методы</w:t>
      </w:r>
      <w:r w:rsidRPr="00C1387A">
        <w:rPr>
          <w:bCs/>
          <w:color w:val="000000"/>
          <w:sz w:val="28"/>
          <w:szCs w:val="28"/>
          <w:lang w:val="en-US"/>
        </w:rPr>
        <w:t>: «</w:t>
      </w:r>
      <w:r w:rsidRPr="00C1387A">
        <w:rPr>
          <w:color w:val="000000"/>
          <w:sz w:val="28"/>
          <w:szCs w:val="28"/>
          <w:lang w:val="en-US"/>
        </w:rPr>
        <w:t>create», «add», «delete», «calculate», «update», «get», «sort», «find».</w:t>
      </w:r>
      <w:r w:rsidR="007F6DB3" w:rsidRPr="00C1387A">
        <w:rPr>
          <w:color w:val="000000"/>
          <w:sz w:val="28"/>
          <w:szCs w:val="28"/>
          <w:lang w:val="en-US"/>
        </w:rPr>
        <w:t xml:space="preserve"> </w:t>
      </w:r>
      <w:r w:rsidR="007F6DB3">
        <w:rPr>
          <w:color w:val="000000"/>
          <w:sz w:val="28"/>
          <w:szCs w:val="28"/>
        </w:rPr>
        <w:t>Так же в слое данных представлен класс «</w:t>
      </w:r>
      <w:r w:rsidR="007F6DB3">
        <w:rPr>
          <w:color w:val="000000"/>
          <w:sz w:val="28"/>
          <w:szCs w:val="28"/>
          <w:lang w:val="en-US"/>
        </w:rPr>
        <w:t>PoorEntity</w:t>
      </w:r>
      <w:r w:rsidR="007F6DB3">
        <w:rPr>
          <w:color w:val="000000"/>
          <w:sz w:val="28"/>
          <w:szCs w:val="28"/>
        </w:rPr>
        <w:t>»</w:t>
      </w:r>
      <w:r w:rsidR="007F6DB3" w:rsidRPr="00C1387A">
        <w:rPr>
          <w:color w:val="000000"/>
          <w:sz w:val="28"/>
          <w:szCs w:val="28"/>
        </w:rPr>
        <w:t>.</w:t>
      </w:r>
    </w:p>
    <w:p w:rsidR="007F6DB3" w:rsidRPr="00C1387A" w:rsidRDefault="00F015E4" w:rsidP="00C1387A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F015E4">
        <w:rPr>
          <w:color w:val="000000"/>
          <w:sz w:val="28"/>
          <w:szCs w:val="28"/>
        </w:rPr>
        <w:t>Второй слой – это слой бизнес-логики описывающие необходимое поведение системы для реализации бизнес-логики.</w:t>
      </w:r>
      <w:r w:rsidRPr="00C1387A">
        <w:rPr>
          <w:color w:val="000000"/>
          <w:sz w:val="28"/>
          <w:szCs w:val="28"/>
        </w:rPr>
        <w:t xml:space="preserve"> </w:t>
      </w:r>
      <w:r w:rsidR="007F6DB3">
        <w:rPr>
          <w:color w:val="000000"/>
          <w:sz w:val="28"/>
          <w:szCs w:val="28"/>
        </w:rPr>
        <w:t>Слой</w:t>
      </w:r>
      <w:r w:rsidR="007F6DB3" w:rsidRPr="00C1387A">
        <w:rPr>
          <w:color w:val="000000"/>
          <w:sz w:val="28"/>
          <w:szCs w:val="28"/>
          <w:lang w:val="en-US"/>
        </w:rPr>
        <w:t xml:space="preserve"> </w:t>
      </w:r>
      <w:r w:rsidR="007F6DB3">
        <w:rPr>
          <w:color w:val="000000"/>
          <w:sz w:val="28"/>
          <w:szCs w:val="28"/>
        </w:rPr>
        <w:t>бизнес</w:t>
      </w:r>
      <w:r w:rsidR="007F6DB3" w:rsidRPr="00C1387A">
        <w:rPr>
          <w:color w:val="000000"/>
          <w:sz w:val="28"/>
          <w:szCs w:val="28"/>
          <w:lang w:val="en-US"/>
        </w:rPr>
        <w:t>-</w:t>
      </w:r>
      <w:r w:rsidR="007F6DB3">
        <w:rPr>
          <w:color w:val="000000"/>
          <w:sz w:val="28"/>
          <w:szCs w:val="28"/>
        </w:rPr>
        <w:t>логики</w:t>
      </w:r>
      <w:r w:rsidR="007F6DB3" w:rsidRPr="00C1387A">
        <w:rPr>
          <w:color w:val="000000"/>
          <w:sz w:val="28"/>
          <w:szCs w:val="28"/>
          <w:lang w:val="en-US"/>
        </w:rPr>
        <w:t xml:space="preserve"> </w:t>
      </w:r>
      <w:r w:rsidR="007F6DB3">
        <w:rPr>
          <w:color w:val="000000"/>
          <w:sz w:val="28"/>
          <w:szCs w:val="28"/>
        </w:rPr>
        <w:t>содержит</w:t>
      </w:r>
      <w:r w:rsidR="007F6DB3" w:rsidRPr="00C1387A">
        <w:rPr>
          <w:color w:val="000000"/>
          <w:sz w:val="28"/>
          <w:szCs w:val="28"/>
          <w:lang w:val="en-US"/>
        </w:rPr>
        <w:t xml:space="preserve"> </w:t>
      </w:r>
      <w:r w:rsidR="007F6DB3">
        <w:rPr>
          <w:color w:val="000000"/>
          <w:sz w:val="28"/>
          <w:szCs w:val="28"/>
        </w:rPr>
        <w:t>следующие</w:t>
      </w:r>
      <w:r w:rsidR="007F6DB3" w:rsidRPr="00C1387A">
        <w:rPr>
          <w:color w:val="000000"/>
          <w:sz w:val="28"/>
          <w:szCs w:val="28"/>
          <w:lang w:val="en-US"/>
        </w:rPr>
        <w:t xml:space="preserve"> </w:t>
      </w:r>
      <w:r w:rsidR="007F6DB3">
        <w:rPr>
          <w:color w:val="000000"/>
          <w:sz w:val="28"/>
          <w:szCs w:val="28"/>
        </w:rPr>
        <w:t>сущности</w:t>
      </w:r>
      <w:r w:rsidR="007F6DB3" w:rsidRPr="00C1387A">
        <w:rPr>
          <w:color w:val="000000"/>
          <w:sz w:val="28"/>
          <w:szCs w:val="28"/>
          <w:lang w:val="en-US"/>
        </w:rPr>
        <w:t>:</w:t>
      </w:r>
    </w:p>
    <w:p w:rsidR="006C1850" w:rsidRPr="00C1387A" w:rsidRDefault="007F6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«AuthManager»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6DB3" w:rsidRPr="00C1387A" w:rsidRDefault="007F6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«UserManager»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6DB3" w:rsidRPr="00C1387A" w:rsidRDefault="007F6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«WaterManager»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«ProductListManager»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6DB3" w:rsidRPr="00C1387A" w:rsidRDefault="007F6DB3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MenuManager</w:t>
      </w:r>
      <w:r w:rsidRPr="00C1387A">
        <w:rPr>
          <w:rFonts w:ascii="Times New Roman" w:hAnsi="Times New Roman" w:cs="Times New Roman"/>
          <w:sz w:val="28"/>
          <w:szCs w:val="28"/>
        </w:rPr>
        <w:t>».</w:t>
      </w:r>
    </w:p>
    <w:p w:rsidR="007F6DB3" w:rsidRPr="00F015E4" w:rsidRDefault="00F015E4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Третий слой - это слой представления данных. Слой представления данных содержит классы, занимающиеся обработкой за</w:t>
      </w:r>
      <w:r>
        <w:rPr>
          <w:rFonts w:ascii="Times New Roman" w:hAnsi="Times New Roman" w:cs="Times New Roman"/>
          <w:sz w:val="28"/>
          <w:szCs w:val="28"/>
        </w:rPr>
        <w:t>просов от клиента (веб-сервисы</w:t>
      </w:r>
      <w:r w:rsidRPr="00F015E4">
        <w:rPr>
          <w:rFonts w:ascii="Times New Roman" w:hAnsi="Times New Roman" w:cs="Times New Roman"/>
          <w:sz w:val="28"/>
          <w:szCs w:val="28"/>
        </w:rPr>
        <w:t>).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="007F6DB3" w:rsidRPr="00F015E4">
        <w:rPr>
          <w:rFonts w:ascii="Times New Roman" w:hAnsi="Times New Roman" w:cs="Times New Roman"/>
          <w:sz w:val="28"/>
          <w:szCs w:val="28"/>
        </w:rPr>
        <w:t>Слой представления представлен следующими сущностями: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WebServicePoll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WebServiceAccount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WebServiceWater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WebServiceCalendar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WebServiceProductList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="00F015E4" w:rsidRPr="00C1387A">
        <w:rPr>
          <w:rFonts w:ascii="Times New Roman" w:hAnsi="Times New Roman" w:cs="Times New Roman"/>
          <w:bCs/>
          <w:sz w:val="28"/>
          <w:szCs w:val="28"/>
        </w:rPr>
        <w:t>WebServiceToCook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7F6DB3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="00F015E4" w:rsidRPr="00C1387A">
        <w:rPr>
          <w:rFonts w:ascii="Times New Roman" w:hAnsi="Times New Roman" w:cs="Times New Roman"/>
          <w:bCs/>
          <w:sz w:val="28"/>
          <w:szCs w:val="28"/>
        </w:rPr>
        <w:t>WebServiceRecipe</w:t>
      </w:r>
      <w:r w:rsidRPr="00C1387A">
        <w:rPr>
          <w:rFonts w:ascii="Times New Roman" w:hAnsi="Times New Roman" w:cs="Times New Roman"/>
          <w:sz w:val="28"/>
          <w:szCs w:val="28"/>
        </w:rPr>
        <w:t>»</w:t>
      </w:r>
      <w:r w:rsidR="00F015E4" w:rsidRPr="00C1387A">
        <w:rPr>
          <w:rFonts w:ascii="Times New Roman" w:hAnsi="Times New Roman" w:cs="Times New Roman"/>
          <w:sz w:val="28"/>
          <w:szCs w:val="28"/>
        </w:rPr>
        <w:t>;</w:t>
      </w:r>
    </w:p>
    <w:p w:rsidR="00F015E4" w:rsidRPr="00F015E4" w:rsidRDefault="00F015E4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WebServiceMenu</w:t>
      </w:r>
      <w:r w:rsidRPr="00F015E4">
        <w:rPr>
          <w:rFonts w:ascii="Times New Roman" w:hAnsi="Times New Roman" w:cs="Times New Roman"/>
          <w:sz w:val="28"/>
          <w:szCs w:val="28"/>
        </w:rPr>
        <w:t>»;</w:t>
      </w:r>
    </w:p>
    <w:p w:rsidR="007F6DB3" w:rsidRPr="00C1387A" w:rsidRDefault="00F015E4" w:rsidP="00C138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WebServiceMeal</w:t>
      </w:r>
      <w:r w:rsidRPr="00F015E4">
        <w:rPr>
          <w:rFonts w:ascii="Times New Roman" w:hAnsi="Times New Roman" w:cs="Times New Roman"/>
          <w:sz w:val="28"/>
          <w:szCs w:val="28"/>
        </w:rPr>
        <w:t>».</w:t>
      </w:r>
    </w:p>
    <w:p w:rsidR="006C1850" w:rsidRPr="00C1387A" w:rsidRDefault="006C1850" w:rsidP="006C1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387A" w:rsidRDefault="00C1387A">
      <w:pPr>
        <w:rPr>
          <w:ins w:id="1463" w:author="Aleksander Egorov" w:date="2019-04-18T16:11:00Z"/>
          <w:rFonts w:ascii="Times New Roman" w:hAnsi="Times New Roman" w:cs="Times New Roman"/>
          <w:sz w:val="28"/>
          <w:szCs w:val="28"/>
        </w:rPr>
      </w:pPr>
      <w:ins w:id="1464" w:author="Aleksander Egorov" w:date="2019-04-18T16:11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:rsidR="00B832F4" w:rsidRPr="00C1387A" w:rsidDel="00C1387A" w:rsidRDefault="00B832F4" w:rsidP="00C1387A">
      <w:pPr>
        <w:spacing w:after="0" w:line="360" w:lineRule="auto"/>
        <w:ind w:firstLine="709"/>
        <w:jc w:val="both"/>
        <w:rPr>
          <w:del w:id="1465" w:author="Aleksander Egorov" w:date="2019-04-18T16:11:00Z"/>
          <w:rFonts w:ascii="Times New Roman" w:hAnsi="Times New Roman" w:cs="Times New Roman"/>
          <w:sz w:val="28"/>
          <w:szCs w:val="28"/>
        </w:rPr>
      </w:pPr>
    </w:p>
    <w:p w:rsidR="00B832F4" w:rsidRPr="00C1387A" w:rsidRDefault="00B832F4" w:rsidP="00C1387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66" w:name="_Toc6496560"/>
      <w:r w:rsidRPr="00C1387A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466"/>
    </w:p>
    <w:p w:rsidR="00E4312F" w:rsidRDefault="00E4312F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</w:t>
      </w:r>
      <w:r w:rsidR="00112776">
        <w:rPr>
          <w:rFonts w:ascii="Times New Roman" w:hAnsi="Times New Roman" w:cs="Times New Roman"/>
          <w:sz w:val="28"/>
          <w:szCs w:val="28"/>
        </w:rPr>
        <w:t>были выполнены следующие 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2776" w:rsidRDefault="0011277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описана предметная область ИС «Меню»;</w:t>
      </w:r>
    </w:p>
    <w:p w:rsidR="00112776" w:rsidRDefault="0011277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реализован обзор аналогов и построена сравнительная таблица;</w:t>
      </w:r>
    </w:p>
    <w:p w:rsidR="00E4312F" w:rsidRDefault="0011277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сформированы </w:t>
      </w:r>
      <w:r w:rsidR="00E4312F">
        <w:rPr>
          <w:rFonts w:ascii="Times New Roman" w:hAnsi="Times New Roman" w:cs="Times New Roman"/>
          <w:sz w:val="28"/>
          <w:szCs w:val="28"/>
        </w:rPr>
        <w:t>требования к</w:t>
      </w:r>
      <w:r>
        <w:rPr>
          <w:rFonts w:ascii="Times New Roman" w:hAnsi="Times New Roman" w:cs="Times New Roman"/>
          <w:sz w:val="28"/>
          <w:szCs w:val="28"/>
        </w:rPr>
        <w:t xml:space="preserve"> видам обеспечения</w:t>
      </w:r>
      <w:r w:rsidR="00E4312F">
        <w:rPr>
          <w:rFonts w:ascii="Times New Roman" w:hAnsi="Times New Roman" w:cs="Times New Roman"/>
          <w:sz w:val="28"/>
          <w:szCs w:val="28"/>
        </w:rPr>
        <w:t xml:space="preserve"> информационной системе «Меню»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31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2776" w:rsidRDefault="00112776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проектирования информационной системы на основе нотации </w:t>
      </w:r>
      <w:r w:rsidRPr="00112776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были построены следующие </w:t>
      </w:r>
      <w:r w:rsidR="00BF17CB">
        <w:rPr>
          <w:rFonts w:ascii="Times New Roman" w:hAnsi="Times New Roman" w:cs="Times New Roman"/>
          <w:sz w:val="28"/>
          <w:szCs w:val="28"/>
        </w:rPr>
        <w:t>модели ИС «Меню»:</w:t>
      </w:r>
    </w:p>
    <w:p w:rsidR="00BF17CB" w:rsidRPr="00BF17CB" w:rsidRDefault="00BF17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композиция ИС «Меню»;</w:t>
      </w:r>
    </w:p>
    <w:p w:rsidR="00BF17CB" w:rsidRPr="00BF17CB" w:rsidRDefault="00BF17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декомпозиция ИС «Меню»;</w:t>
      </w:r>
    </w:p>
    <w:p w:rsidR="00BF17CB" w:rsidRPr="00BF17CB" w:rsidRDefault="00BF17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декомпозиция «Функция опроса»;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</w:t>
      </w:r>
      <w:r w:rsidRPr="00BF17CB">
        <w:rPr>
          <w:rFonts w:ascii="Times New Roman" w:hAnsi="Times New Roman" w:cs="Times New Roman"/>
          <w:sz w:val="28"/>
          <w:szCs w:val="28"/>
        </w:rPr>
        <w:t>екомпозиция «Формирование меню».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построены следующие диаграммы потоков данных:</w:t>
      </w:r>
    </w:p>
    <w:p w:rsidR="00BF17CB" w:rsidRP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 xml:space="preserve">- Диаграмма DFD, описывающая процесс </w:t>
      </w:r>
      <w:r>
        <w:rPr>
          <w:rFonts w:ascii="Times New Roman" w:hAnsi="Times New Roman" w:cs="Times New Roman"/>
          <w:sz w:val="28"/>
          <w:szCs w:val="28"/>
        </w:rPr>
        <w:t>получения списка продуктов TODO.</w:t>
      </w:r>
    </w:p>
    <w:p w:rsidR="00BF17CB" w:rsidRP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 xml:space="preserve">- Диаграмма DFD, описывающая процесс достижения конечной цели – приготовление еды </w:t>
      </w:r>
      <w:r>
        <w:rPr>
          <w:rFonts w:ascii="Times New Roman" w:hAnsi="Times New Roman" w:cs="Times New Roman"/>
          <w:sz w:val="28"/>
          <w:szCs w:val="28"/>
        </w:rPr>
        <w:t>на основе рецептов в приложении.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>- Диаграмма DFD, описывающая получение отчета о выпитой воде.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построены л</w:t>
      </w:r>
      <w:r w:rsidRPr="00BF17CB">
        <w:rPr>
          <w:rFonts w:ascii="Times New Roman" w:hAnsi="Times New Roman" w:cs="Times New Roman"/>
          <w:sz w:val="28"/>
          <w:szCs w:val="28"/>
        </w:rPr>
        <w:t>огическая и физическая модели данны</w:t>
      </w:r>
      <w:r>
        <w:rPr>
          <w:rFonts w:ascii="Times New Roman" w:hAnsi="Times New Roman" w:cs="Times New Roman"/>
          <w:sz w:val="28"/>
          <w:szCs w:val="28"/>
        </w:rPr>
        <w:t xml:space="preserve">х, </w:t>
      </w:r>
      <w:r w:rsidRPr="00BF17CB">
        <w:rPr>
          <w:rFonts w:ascii="Times New Roman" w:hAnsi="Times New Roman" w:cs="Times New Roman"/>
          <w:sz w:val="28"/>
          <w:szCs w:val="28"/>
        </w:rPr>
        <w:t>описан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F17C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F17CB">
        <w:rPr>
          <w:rFonts w:ascii="Times New Roman" w:hAnsi="Times New Roman" w:cs="Times New Roman"/>
          <w:sz w:val="28"/>
          <w:szCs w:val="28"/>
        </w:rPr>
        <w:t xml:space="preserve"> с помощью методологии IDEF1X.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BF17CB">
        <w:rPr>
          <w:rFonts w:ascii="Times New Roman" w:hAnsi="Times New Roman" w:cs="Times New Roman"/>
          <w:sz w:val="28"/>
          <w:szCs w:val="28"/>
        </w:rPr>
        <w:t>ыли изучены бизнес процессы предметной области и выделены основные варианты испо</w:t>
      </w:r>
      <w:r>
        <w:rPr>
          <w:rFonts w:ascii="Times New Roman" w:hAnsi="Times New Roman" w:cs="Times New Roman"/>
          <w:sz w:val="28"/>
          <w:szCs w:val="28"/>
        </w:rPr>
        <w:t>льзования проектируемой системы: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«Взаимодействие пользователя с приложением»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«Получение списка продуктов»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17CB" w:rsidRDefault="00BF17CB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«Создание меню»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A28" w:rsidRDefault="00C02A2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A28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информационной системы «Меню» было проанализировано необходимое поведение системы в рамках реализации бизнес-логики. Это поведение было описано с</w:t>
      </w:r>
      <w:r>
        <w:rPr>
          <w:rFonts w:ascii="Times New Roman" w:hAnsi="Times New Roman" w:cs="Times New Roman"/>
          <w:sz w:val="28"/>
          <w:szCs w:val="28"/>
        </w:rPr>
        <w:t xml:space="preserve"> помощью диаграмм состояний:</w:t>
      </w:r>
    </w:p>
    <w:p w:rsidR="00C02A28" w:rsidRDefault="00C02A2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меню»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A28" w:rsidRDefault="00C02A2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списка продуктов»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A28" w:rsidRDefault="00C02A28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«Регистрация и авторизация»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79D1" w:rsidRDefault="00F179D1" w:rsidP="00C13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была построена диаграмма классов ИС «Меню».</w:t>
      </w:r>
    </w:p>
    <w:p w:rsidR="00B832F4" w:rsidRPr="00BF17CB" w:rsidRDefault="00B832F4" w:rsidP="00C138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br w:type="page"/>
      </w:r>
    </w:p>
    <w:p w:rsidR="00B832F4" w:rsidRPr="00C1387A" w:rsidRDefault="00B832F4" w:rsidP="00C1387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67" w:name="_Toc6496561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467"/>
    </w:p>
    <w:p w:rsidR="00817B45" w:rsidRPr="00817B45" w:rsidRDefault="00817B45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1.Эрик Эванс Предметно-ориентированное проектирование (DDD). Структуризация сложных программных систем [Электронный ресурс]. - http://mexalib.com/view/355</w:t>
      </w:r>
    </w:p>
    <w:p w:rsidR="00F015E4" w:rsidRPr="00F015E4" w:rsidRDefault="00817B45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2.</w:t>
      </w:r>
      <w:r w:rsidR="00F015E4">
        <w:rPr>
          <w:rFonts w:ascii="Times New Roman" w:hAnsi="Times New Roman" w:cs="Times New Roman"/>
          <w:sz w:val="28"/>
          <w:szCs w:val="28"/>
        </w:rPr>
        <w:t xml:space="preserve"> </w:t>
      </w:r>
      <w:r w:rsidR="00F015E4" w:rsidRPr="00F015E4">
        <w:rPr>
          <w:rFonts w:ascii="Times New Roman" w:hAnsi="Times New Roman" w:cs="Times New Roman"/>
          <w:sz w:val="28"/>
          <w:szCs w:val="28"/>
        </w:rPr>
        <w:t>Создание приложения Xamarin.AndroidCreate a Xamarin.Android App // Microsoft Azure URL: https://azure.microsoft.com/ru-ru/</w:t>
      </w:r>
    </w:p>
    <w:p w:rsidR="00817B45" w:rsidRPr="00817B45" w:rsidRDefault="00817B45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3.Джефф Паттон - Пользовательские истории. Искусство гибкой разработки ПО [Электронный ресурс]. -https://www.libfox.ru/669368-dzheff-patton-polzovatelskie-istorii-iskusstvo-gibkoy-razrabotki-po.html</w:t>
      </w:r>
    </w:p>
    <w:p w:rsidR="00817B45" w:rsidRPr="00817B45" w:rsidRDefault="00817B45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4.Крэг Ларман Применение UML 2.0 и шаблонов проектирования. Практическое руководство [Электронный ресурс].-http://mexalib.com/view/225075</w:t>
      </w:r>
    </w:p>
    <w:p w:rsidR="009B13DB" w:rsidRDefault="00817B45" w:rsidP="00C138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5.Джефф Раскин Интерфейс: новые направления в проектировании компьютерных систем. Символ-плюс, М.; 162c.</w:t>
      </w:r>
    </w:p>
    <w:p w:rsidR="00817B45" w:rsidRDefault="00817B45" w:rsidP="00C138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7B45" w:rsidRPr="00C1387A" w:rsidRDefault="00817B45" w:rsidP="00C1387A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bookmarkStart w:id="1468" w:name="_Toc6496562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</w:t>
      </w:r>
      <w:bookmarkEnd w:id="1468"/>
    </w:p>
    <w:p w:rsidR="00817B45" w:rsidRDefault="00817B45" w:rsidP="00C138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ИС «МЕНЮ»</w:t>
      </w:r>
      <w:bookmarkStart w:id="1469" w:name="_GoBack"/>
      <w:bookmarkEnd w:id="1469"/>
    </w:p>
    <w:p w:rsidR="00817B45" w:rsidRPr="00305D40" w:rsidRDefault="00C62EE5" w:rsidP="00C138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295398" cy="6010716"/>
            <wp:effectExtent l="0" t="635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77 (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8577" cy="60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B45" w:rsidRPr="00305D40" w:rsidSect="00C1387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8CF" w:rsidRDefault="00AC68CF" w:rsidP="00063351">
      <w:pPr>
        <w:spacing w:after="0" w:line="240" w:lineRule="auto"/>
      </w:pPr>
      <w:r>
        <w:separator/>
      </w:r>
    </w:p>
  </w:endnote>
  <w:endnote w:type="continuationSeparator" w:id="0">
    <w:p w:rsidR="00AC68CF" w:rsidRDefault="00AC68CF" w:rsidP="00063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6463911"/>
      <w:docPartObj>
        <w:docPartGallery w:val="Page Numbers (Bottom of Page)"/>
        <w:docPartUnique/>
      </w:docPartObj>
    </w:sdtPr>
    <w:sdtContent>
      <w:p w:rsidR="00DB5D9A" w:rsidRDefault="00DB5D9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010">
          <w:rPr>
            <w:noProof/>
          </w:rPr>
          <w:t>36</w:t>
        </w:r>
        <w:r>
          <w:fldChar w:fldCharType="end"/>
        </w:r>
      </w:p>
    </w:sdtContent>
  </w:sdt>
  <w:p w:rsidR="00DB5D9A" w:rsidRDefault="00DB5D9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8CF" w:rsidRDefault="00AC68CF" w:rsidP="00063351">
      <w:pPr>
        <w:spacing w:after="0" w:line="240" w:lineRule="auto"/>
      </w:pPr>
      <w:r>
        <w:separator/>
      </w:r>
    </w:p>
  </w:footnote>
  <w:footnote w:type="continuationSeparator" w:id="0">
    <w:p w:rsidR="00AC68CF" w:rsidRDefault="00AC68CF" w:rsidP="00063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1937"/>
    <w:multiLevelType w:val="hybridMultilevel"/>
    <w:tmpl w:val="18FE0B8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F653D7"/>
    <w:multiLevelType w:val="hybridMultilevel"/>
    <w:tmpl w:val="529EE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459F4"/>
    <w:multiLevelType w:val="hybridMultilevel"/>
    <w:tmpl w:val="82CC47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D1445"/>
    <w:multiLevelType w:val="hybridMultilevel"/>
    <w:tmpl w:val="9920DBE2"/>
    <w:lvl w:ilvl="0" w:tplc="04190011">
      <w:start w:val="1"/>
      <w:numFmt w:val="decimal"/>
      <w:lvlText w:val="%1)"/>
      <w:lvlJc w:val="left"/>
      <w:pPr>
        <w:ind w:left="3807" w:hanging="360"/>
      </w:pPr>
    </w:lvl>
    <w:lvl w:ilvl="1" w:tplc="04190019" w:tentative="1">
      <w:start w:val="1"/>
      <w:numFmt w:val="lowerLetter"/>
      <w:lvlText w:val="%2."/>
      <w:lvlJc w:val="left"/>
      <w:pPr>
        <w:ind w:left="4527" w:hanging="360"/>
      </w:pPr>
    </w:lvl>
    <w:lvl w:ilvl="2" w:tplc="0419001B" w:tentative="1">
      <w:start w:val="1"/>
      <w:numFmt w:val="lowerRoman"/>
      <w:lvlText w:val="%3."/>
      <w:lvlJc w:val="right"/>
      <w:pPr>
        <w:ind w:left="5247" w:hanging="180"/>
      </w:pPr>
    </w:lvl>
    <w:lvl w:ilvl="3" w:tplc="0419000F" w:tentative="1">
      <w:start w:val="1"/>
      <w:numFmt w:val="decimal"/>
      <w:lvlText w:val="%4."/>
      <w:lvlJc w:val="left"/>
      <w:pPr>
        <w:ind w:left="5967" w:hanging="360"/>
      </w:pPr>
    </w:lvl>
    <w:lvl w:ilvl="4" w:tplc="04190019" w:tentative="1">
      <w:start w:val="1"/>
      <w:numFmt w:val="lowerLetter"/>
      <w:lvlText w:val="%5."/>
      <w:lvlJc w:val="left"/>
      <w:pPr>
        <w:ind w:left="6687" w:hanging="360"/>
      </w:pPr>
    </w:lvl>
    <w:lvl w:ilvl="5" w:tplc="0419001B" w:tentative="1">
      <w:start w:val="1"/>
      <w:numFmt w:val="lowerRoman"/>
      <w:lvlText w:val="%6."/>
      <w:lvlJc w:val="right"/>
      <w:pPr>
        <w:ind w:left="7407" w:hanging="180"/>
      </w:pPr>
    </w:lvl>
    <w:lvl w:ilvl="6" w:tplc="0419000F" w:tentative="1">
      <w:start w:val="1"/>
      <w:numFmt w:val="decimal"/>
      <w:lvlText w:val="%7."/>
      <w:lvlJc w:val="left"/>
      <w:pPr>
        <w:ind w:left="8127" w:hanging="360"/>
      </w:pPr>
    </w:lvl>
    <w:lvl w:ilvl="7" w:tplc="04190019" w:tentative="1">
      <w:start w:val="1"/>
      <w:numFmt w:val="lowerLetter"/>
      <w:lvlText w:val="%8."/>
      <w:lvlJc w:val="left"/>
      <w:pPr>
        <w:ind w:left="8847" w:hanging="360"/>
      </w:pPr>
    </w:lvl>
    <w:lvl w:ilvl="8" w:tplc="0419001B" w:tentative="1">
      <w:start w:val="1"/>
      <w:numFmt w:val="lowerRoman"/>
      <w:lvlText w:val="%9."/>
      <w:lvlJc w:val="right"/>
      <w:pPr>
        <w:ind w:left="9567" w:hanging="180"/>
      </w:pPr>
    </w:lvl>
  </w:abstractNum>
  <w:abstractNum w:abstractNumId="4" w15:restartNumberingAfterBreak="0">
    <w:nsid w:val="53900998"/>
    <w:multiLevelType w:val="hybridMultilevel"/>
    <w:tmpl w:val="8C2E3400"/>
    <w:lvl w:ilvl="0" w:tplc="04190011">
      <w:start w:val="1"/>
      <w:numFmt w:val="decimal"/>
      <w:lvlText w:val="%1)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88360F"/>
    <w:multiLevelType w:val="hybridMultilevel"/>
    <w:tmpl w:val="38E63AD8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75661F79"/>
    <w:multiLevelType w:val="hybridMultilevel"/>
    <w:tmpl w:val="137820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риворученко Александра Николаевна">
    <w15:presenceInfo w15:providerId="None" w15:userId="Криворученко Александра Никола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revisionView w:markup="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70"/>
    <w:rsid w:val="00000422"/>
    <w:rsid w:val="00016904"/>
    <w:rsid w:val="000275B6"/>
    <w:rsid w:val="0004122B"/>
    <w:rsid w:val="000422B8"/>
    <w:rsid w:val="00051628"/>
    <w:rsid w:val="00056816"/>
    <w:rsid w:val="00063351"/>
    <w:rsid w:val="0007066C"/>
    <w:rsid w:val="000725D1"/>
    <w:rsid w:val="000774E4"/>
    <w:rsid w:val="0009438E"/>
    <w:rsid w:val="000A0F7F"/>
    <w:rsid w:val="000B4230"/>
    <w:rsid w:val="000C1A7E"/>
    <w:rsid w:val="000D3612"/>
    <w:rsid w:val="000D426A"/>
    <w:rsid w:val="000F5463"/>
    <w:rsid w:val="00105E1B"/>
    <w:rsid w:val="00112776"/>
    <w:rsid w:val="00117C23"/>
    <w:rsid w:val="0013348B"/>
    <w:rsid w:val="00157AC0"/>
    <w:rsid w:val="00182548"/>
    <w:rsid w:val="001876DE"/>
    <w:rsid w:val="00195DFF"/>
    <w:rsid w:val="001D04E4"/>
    <w:rsid w:val="001D2DE4"/>
    <w:rsid w:val="001E208A"/>
    <w:rsid w:val="001E38CB"/>
    <w:rsid w:val="001F12A3"/>
    <w:rsid w:val="002206A3"/>
    <w:rsid w:val="002270DE"/>
    <w:rsid w:val="002345A0"/>
    <w:rsid w:val="002460FF"/>
    <w:rsid w:val="00263E88"/>
    <w:rsid w:val="0029286A"/>
    <w:rsid w:val="002E2044"/>
    <w:rsid w:val="00305D40"/>
    <w:rsid w:val="00315BFC"/>
    <w:rsid w:val="00333F6A"/>
    <w:rsid w:val="0034563B"/>
    <w:rsid w:val="00354C8A"/>
    <w:rsid w:val="00356253"/>
    <w:rsid w:val="00373EE2"/>
    <w:rsid w:val="003D1E82"/>
    <w:rsid w:val="00420367"/>
    <w:rsid w:val="00426966"/>
    <w:rsid w:val="00441D62"/>
    <w:rsid w:val="00474B31"/>
    <w:rsid w:val="00481402"/>
    <w:rsid w:val="0048455D"/>
    <w:rsid w:val="004A4AE3"/>
    <w:rsid w:val="004D27BE"/>
    <w:rsid w:val="004D70C1"/>
    <w:rsid w:val="004E7D09"/>
    <w:rsid w:val="004F2E7D"/>
    <w:rsid w:val="005034A6"/>
    <w:rsid w:val="005160E0"/>
    <w:rsid w:val="0054750D"/>
    <w:rsid w:val="0056673A"/>
    <w:rsid w:val="00581613"/>
    <w:rsid w:val="00586EE7"/>
    <w:rsid w:val="005D08EB"/>
    <w:rsid w:val="005D426E"/>
    <w:rsid w:val="00603010"/>
    <w:rsid w:val="006177CE"/>
    <w:rsid w:val="00626218"/>
    <w:rsid w:val="00630D45"/>
    <w:rsid w:val="00677625"/>
    <w:rsid w:val="006A51EE"/>
    <w:rsid w:val="006A6653"/>
    <w:rsid w:val="006A716D"/>
    <w:rsid w:val="006B45FE"/>
    <w:rsid w:val="006B78AC"/>
    <w:rsid w:val="006C1850"/>
    <w:rsid w:val="006E5B92"/>
    <w:rsid w:val="006E63DD"/>
    <w:rsid w:val="006F00E4"/>
    <w:rsid w:val="0070573E"/>
    <w:rsid w:val="00706C76"/>
    <w:rsid w:val="00730949"/>
    <w:rsid w:val="00731319"/>
    <w:rsid w:val="00734A29"/>
    <w:rsid w:val="00740469"/>
    <w:rsid w:val="0074058D"/>
    <w:rsid w:val="0074229A"/>
    <w:rsid w:val="00750199"/>
    <w:rsid w:val="00761119"/>
    <w:rsid w:val="00763C65"/>
    <w:rsid w:val="00763D7F"/>
    <w:rsid w:val="0078686F"/>
    <w:rsid w:val="007906C2"/>
    <w:rsid w:val="007B2696"/>
    <w:rsid w:val="007D045E"/>
    <w:rsid w:val="007F6DB3"/>
    <w:rsid w:val="00800374"/>
    <w:rsid w:val="008005F9"/>
    <w:rsid w:val="008178DA"/>
    <w:rsid w:val="00817B45"/>
    <w:rsid w:val="00820B7E"/>
    <w:rsid w:val="0084083E"/>
    <w:rsid w:val="008B02CE"/>
    <w:rsid w:val="008B0580"/>
    <w:rsid w:val="008B2E87"/>
    <w:rsid w:val="008D680F"/>
    <w:rsid w:val="0091443B"/>
    <w:rsid w:val="00914BF1"/>
    <w:rsid w:val="00930F66"/>
    <w:rsid w:val="00944342"/>
    <w:rsid w:val="009523B3"/>
    <w:rsid w:val="00952625"/>
    <w:rsid w:val="0095617C"/>
    <w:rsid w:val="00983BE6"/>
    <w:rsid w:val="00983D9D"/>
    <w:rsid w:val="009B083B"/>
    <w:rsid w:val="009B13DB"/>
    <w:rsid w:val="009B61B6"/>
    <w:rsid w:val="009C09AF"/>
    <w:rsid w:val="009C2700"/>
    <w:rsid w:val="009C3938"/>
    <w:rsid w:val="00A16FD0"/>
    <w:rsid w:val="00A30C7C"/>
    <w:rsid w:val="00A33CD6"/>
    <w:rsid w:val="00A34FB1"/>
    <w:rsid w:val="00A43D57"/>
    <w:rsid w:val="00A773AC"/>
    <w:rsid w:val="00AA6763"/>
    <w:rsid w:val="00AB6C6F"/>
    <w:rsid w:val="00AC17D0"/>
    <w:rsid w:val="00AC1F16"/>
    <w:rsid w:val="00AC2601"/>
    <w:rsid w:val="00AC68CF"/>
    <w:rsid w:val="00AD0B17"/>
    <w:rsid w:val="00AE0D2C"/>
    <w:rsid w:val="00B51E2D"/>
    <w:rsid w:val="00B832F4"/>
    <w:rsid w:val="00B903A8"/>
    <w:rsid w:val="00B97731"/>
    <w:rsid w:val="00BB28F0"/>
    <w:rsid w:val="00BB69F6"/>
    <w:rsid w:val="00BB7641"/>
    <w:rsid w:val="00BD1E01"/>
    <w:rsid w:val="00BD39FC"/>
    <w:rsid w:val="00BF17CB"/>
    <w:rsid w:val="00BF67E6"/>
    <w:rsid w:val="00BF6F62"/>
    <w:rsid w:val="00C02A28"/>
    <w:rsid w:val="00C1387A"/>
    <w:rsid w:val="00C463C0"/>
    <w:rsid w:val="00C53E4D"/>
    <w:rsid w:val="00C5554B"/>
    <w:rsid w:val="00C56B98"/>
    <w:rsid w:val="00C62EE5"/>
    <w:rsid w:val="00C746BB"/>
    <w:rsid w:val="00C7773E"/>
    <w:rsid w:val="00C97036"/>
    <w:rsid w:val="00CA1AD0"/>
    <w:rsid w:val="00CD1728"/>
    <w:rsid w:val="00D13F70"/>
    <w:rsid w:val="00D227B1"/>
    <w:rsid w:val="00D405FF"/>
    <w:rsid w:val="00D5435B"/>
    <w:rsid w:val="00D738EC"/>
    <w:rsid w:val="00D756FF"/>
    <w:rsid w:val="00D8390D"/>
    <w:rsid w:val="00D90C11"/>
    <w:rsid w:val="00DB1CB4"/>
    <w:rsid w:val="00DB5D9A"/>
    <w:rsid w:val="00DE66E5"/>
    <w:rsid w:val="00E0081B"/>
    <w:rsid w:val="00E149AD"/>
    <w:rsid w:val="00E177BC"/>
    <w:rsid w:val="00E4312F"/>
    <w:rsid w:val="00E45025"/>
    <w:rsid w:val="00E53836"/>
    <w:rsid w:val="00E777AE"/>
    <w:rsid w:val="00E93C7F"/>
    <w:rsid w:val="00E94967"/>
    <w:rsid w:val="00EA0804"/>
    <w:rsid w:val="00EA0DD9"/>
    <w:rsid w:val="00EB6E98"/>
    <w:rsid w:val="00EC1CF9"/>
    <w:rsid w:val="00F015E4"/>
    <w:rsid w:val="00F05046"/>
    <w:rsid w:val="00F07138"/>
    <w:rsid w:val="00F179D1"/>
    <w:rsid w:val="00F3073B"/>
    <w:rsid w:val="00F3787A"/>
    <w:rsid w:val="00F50AB8"/>
    <w:rsid w:val="00F97741"/>
    <w:rsid w:val="00FE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781C208"/>
  <w15:chartTrackingRefBased/>
  <w15:docId w15:val="{E485CB92-5337-41CF-AC1D-BB554A780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83B"/>
  </w:style>
  <w:style w:type="paragraph" w:styleId="1">
    <w:name w:val="heading 1"/>
    <w:basedOn w:val="a"/>
    <w:next w:val="a"/>
    <w:link w:val="10"/>
    <w:uiPriority w:val="9"/>
    <w:qFormat/>
    <w:rsid w:val="00FE73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73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73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73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E73D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73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73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FE73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73D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E73D4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FE73D4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8005F9"/>
    <w:rPr>
      <w:color w:val="808080"/>
    </w:rPr>
  </w:style>
  <w:style w:type="paragraph" w:styleId="a6">
    <w:name w:val="header"/>
    <w:basedOn w:val="a"/>
    <w:link w:val="a7"/>
    <w:uiPriority w:val="99"/>
    <w:unhideWhenUsed/>
    <w:rsid w:val="0006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63351"/>
  </w:style>
  <w:style w:type="paragraph" w:styleId="a8">
    <w:name w:val="footer"/>
    <w:basedOn w:val="a"/>
    <w:link w:val="a9"/>
    <w:uiPriority w:val="99"/>
    <w:unhideWhenUsed/>
    <w:rsid w:val="0006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63351"/>
  </w:style>
  <w:style w:type="paragraph" w:styleId="aa">
    <w:name w:val="List Paragraph"/>
    <w:basedOn w:val="a"/>
    <w:uiPriority w:val="34"/>
    <w:qFormat/>
    <w:rsid w:val="00F97741"/>
    <w:pPr>
      <w:ind w:left="720"/>
      <w:contextualSpacing/>
    </w:pPr>
  </w:style>
  <w:style w:type="table" w:styleId="ab">
    <w:name w:val="Table Grid"/>
    <w:basedOn w:val="a1"/>
    <w:uiPriority w:val="39"/>
    <w:rsid w:val="00AC26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BD39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4F2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2E7D"/>
    <w:rPr>
      <w:rFonts w:ascii="Segoe UI" w:hAnsi="Segoe UI" w:cs="Segoe UI"/>
      <w:sz w:val="18"/>
      <w:szCs w:val="18"/>
    </w:rPr>
  </w:style>
  <w:style w:type="paragraph" w:styleId="af">
    <w:name w:val="Revision"/>
    <w:hidden/>
    <w:uiPriority w:val="99"/>
    <w:semiHidden/>
    <w:rsid w:val="004F2E7D"/>
    <w:pPr>
      <w:spacing w:after="0" w:line="240" w:lineRule="auto"/>
    </w:pPr>
  </w:style>
  <w:style w:type="paragraph" w:styleId="af0">
    <w:name w:val="Normal (Web)"/>
    <w:basedOn w:val="a"/>
    <w:uiPriority w:val="99"/>
    <w:unhideWhenUsed/>
    <w:rsid w:val="006C1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08DF4-4ACB-4DEF-8C96-A4F3F90BD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5893</Words>
  <Characters>33596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Alexsandra krivoruchenko</dc:creator>
  <cp:keywords/>
  <dc:description/>
  <cp:lastModifiedBy>Криворученко Александра Николаевна</cp:lastModifiedBy>
  <cp:revision>2</cp:revision>
  <dcterms:created xsi:type="dcterms:W3CDTF">2019-04-18T11:16:00Z</dcterms:created>
  <dcterms:modified xsi:type="dcterms:W3CDTF">2019-04-18T11:16:00Z</dcterms:modified>
</cp:coreProperties>
</file>